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A623BF" w14:textId="77777777" w:rsidR="00B402AB" w:rsidRPr="009F359C" w:rsidRDefault="00B402AB" w:rsidP="00FD68D3">
      <w:pPr>
        <w:pStyle w:val="MDPI11articletype"/>
      </w:pPr>
      <w:r w:rsidRPr="009F359C">
        <w:t>Article</w:t>
      </w:r>
    </w:p>
    <w:p w14:paraId="59B63206" w14:textId="77777777" w:rsidR="00B402AB" w:rsidRPr="009F359C" w:rsidRDefault="00C5242B" w:rsidP="00FD68D3">
      <w:pPr>
        <w:pStyle w:val="MDPI12title"/>
      </w:pPr>
      <w:r w:rsidRPr="009F359C">
        <w:t xml:space="preserve">Link </w:t>
      </w:r>
      <w:commentRangeStart w:id="0"/>
      <w:r w:rsidRPr="009F359C">
        <w:t>Quality</w:t>
      </w:r>
      <w:commentRangeEnd w:id="0"/>
      <w:r w:rsidR="002A46E3">
        <w:rPr>
          <w:rStyle w:val="CommentReference"/>
          <w:rFonts w:ascii="Times New Roman" w:hAnsi="Times New Roman"/>
          <w:b w:val="0"/>
          <w:snapToGrid/>
          <w:color w:val="auto"/>
          <w:lang w:eastAsia="en-US" w:bidi="ar-SA"/>
        </w:rPr>
        <w:commentReference w:id="0"/>
      </w:r>
      <w:r w:rsidRPr="009F359C">
        <w:t xml:space="preserve"> Estimation f</w:t>
      </w:r>
      <w:r w:rsidR="00407EE8" w:rsidRPr="009F359C">
        <w:t>rom Burstiness Distribution Metric in</w:t>
      </w:r>
      <w:r w:rsidRPr="009F359C">
        <w:t xml:space="preserve"> Industrial Wireless Sensor Network</w:t>
      </w:r>
      <w:r w:rsidR="00407EE8" w:rsidRPr="009F359C">
        <w:t>s</w:t>
      </w:r>
    </w:p>
    <w:p w14:paraId="3DA9EFA4" w14:textId="77777777" w:rsidR="00B402AB" w:rsidRPr="009F359C" w:rsidRDefault="00C5242B" w:rsidP="00FD68D3">
      <w:pPr>
        <w:pStyle w:val="MDPI13authornames"/>
      </w:pPr>
      <w:commentRangeStart w:id="3"/>
      <w:r w:rsidRPr="009F359C">
        <w:rPr>
          <w:highlight w:val="yellow"/>
        </w:rPr>
        <w:t xml:space="preserve">Ngoc </w:t>
      </w:r>
      <w:commentRangeEnd w:id="3"/>
      <w:r w:rsidR="00FD68D3" w:rsidRPr="009F359C">
        <w:rPr>
          <w:rStyle w:val="CommentReference"/>
          <w:rFonts w:ascii="Times New Roman" w:hAnsi="Times New Roman"/>
          <w:b w:val="0"/>
          <w:color w:val="auto"/>
          <w:lang w:eastAsia="en-US" w:bidi="ar-SA"/>
        </w:rPr>
        <w:commentReference w:id="3"/>
      </w:r>
      <w:r w:rsidRPr="009F359C">
        <w:t>Huy</w:t>
      </w:r>
      <w:r w:rsidR="00B402AB" w:rsidRPr="009F359C">
        <w:t xml:space="preserve"> </w:t>
      </w:r>
      <w:r w:rsidRPr="009F359C">
        <w:t>Nguyen</w:t>
      </w:r>
      <w:r w:rsidR="00B402AB" w:rsidRPr="009F359C">
        <w:t xml:space="preserve"> and </w:t>
      </w:r>
      <w:r w:rsidRPr="009F359C">
        <w:t>Myung Kyun</w:t>
      </w:r>
      <w:r w:rsidR="00B402AB" w:rsidRPr="009F359C">
        <w:t xml:space="preserve"> </w:t>
      </w:r>
      <w:r w:rsidRPr="009F359C">
        <w:t>Kim</w:t>
      </w:r>
      <w:r w:rsidR="00FD68D3" w:rsidRPr="009F359C">
        <w:t xml:space="preserve"> </w:t>
      </w:r>
      <w:r w:rsidR="00B402AB" w:rsidRPr="009F359C">
        <w:t>*</w:t>
      </w:r>
    </w:p>
    <w:p w14:paraId="3B5B29CA" w14:textId="54194C4D" w:rsidR="003A722B" w:rsidRPr="009F359C" w:rsidRDefault="00431906" w:rsidP="00FD68D3">
      <w:pPr>
        <w:pStyle w:val="MDPI16affiliation"/>
        <w:ind w:left="113" w:firstLine="0"/>
        <w:rPr>
          <w:color w:val="auto"/>
          <w:highlight w:val="yellow"/>
        </w:rPr>
      </w:pPr>
      <w:r w:rsidRPr="009F359C">
        <w:t xml:space="preserve">IT Convergence Department, </w:t>
      </w:r>
      <w:r w:rsidR="00C5242B" w:rsidRPr="009F359C">
        <w:t>University of Ulsan, Daehak-ro 93, Nam-gu Ulsan</w:t>
      </w:r>
      <w:r w:rsidR="00281AAE" w:rsidRPr="009F359C">
        <w:t xml:space="preserve"> 44610</w:t>
      </w:r>
      <w:r w:rsidR="00C5242B" w:rsidRPr="009F359C">
        <w:t>, Korea</w:t>
      </w:r>
      <w:r w:rsidR="00281AAE" w:rsidRPr="009F359C">
        <w:t xml:space="preserve">; </w:t>
      </w:r>
      <w:hyperlink r:id="rId10" w:history="1">
        <w:r w:rsidR="00281AAE" w:rsidRPr="002A46E3">
          <w:rPr>
            <w:color w:val="auto"/>
            <w:lang w:eastAsia="en-US" w:bidi="ar-SA"/>
          </w:rPr>
          <w:t>huynguyen.haui1412@gmail.com</w:t>
        </w:r>
      </w:hyperlink>
    </w:p>
    <w:p w14:paraId="335F019A" w14:textId="1BC99BB5" w:rsidR="00B402AB" w:rsidRPr="009F359C" w:rsidRDefault="00FD68D3" w:rsidP="00FD68D3">
      <w:pPr>
        <w:pStyle w:val="MDPI16affiliation"/>
      </w:pPr>
      <w:r w:rsidRPr="009F359C">
        <w:rPr>
          <w:b/>
        </w:rPr>
        <w:t>*</w:t>
      </w:r>
      <w:r w:rsidRPr="009F359C">
        <w:tab/>
        <w:t>Correspondence</w:t>
      </w:r>
      <w:r w:rsidR="00B402AB" w:rsidRPr="009F359C">
        <w:t xml:space="preserve">: </w:t>
      </w:r>
      <w:r w:rsidR="00087A33" w:rsidRPr="009F359C">
        <w:t>mkkim@ulsan.ac.kr</w:t>
      </w:r>
    </w:p>
    <w:p w14:paraId="5ECD34E7" w14:textId="10805006" w:rsidR="00B402AB" w:rsidRPr="009F359C" w:rsidRDefault="00B402AB" w:rsidP="00FD68D3">
      <w:pPr>
        <w:pStyle w:val="MDPI14history"/>
      </w:pPr>
      <w:r w:rsidRPr="009F359C">
        <w:t xml:space="preserve">Received: </w:t>
      </w:r>
      <w:r w:rsidR="002A46E3">
        <w:t>22 October 2020</w:t>
      </w:r>
      <w:r w:rsidRPr="009F359C">
        <w:t xml:space="preserve">; Accepted: </w:t>
      </w:r>
      <w:r w:rsidR="002A46E3">
        <w:t>3 December 2020</w:t>
      </w:r>
      <w:r w:rsidRPr="009F359C">
        <w:t>; Published: date</w:t>
      </w:r>
    </w:p>
    <w:p w14:paraId="01737875" w14:textId="4269F0BF" w:rsidR="00B402AB" w:rsidRPr="009F359C" w:rsidRDefault="00B402AB" w:rsidP="00FD68D3">
      <w:pPr>
        <w:pStyle w:val="MDPI17abstract"/>
        <w:rPr>
          <w:color w:val="auto"/>
        </w:rPr>
      </w:pPr>
      <w:r w:rsidRPr="009F359C">
        <w:rPr>
          <w:b/>
        </w:rPr>
        <w:t xml:space="preserve">Abstract: </w:t>
      </w:r>
      <w:r w:rsidR="006048BE">
        <w:t xml:space="preserve">Although </w:t>
      </w:r>
      <w:r w:rsidR="00C5242B" w:rsidRPr="009F359C">
        <w:t xml:space="preserve">mature </w:t>
      </w:r>
      <w:r w:rsidR="00142C8E" w:rsidRPr="009F359C">
        <w:t>industria</w:t>
      </w:r>
      <w:bookmarkStart w:id="4" w:name="_GoBack"/>
      <w:bookmarkEnd w:id="4"/>
      <w:r w:rsidR="00142C8E" w:rsidRPr="009F359C">
        <w:t xml:space="preserve">l wireless sensor network </w:t>
      </w:r>
      <w:r w:rsidR="00C5242B" w:rsidRPr="009F359C">
        <w:t xml:space="preserve">applications increasingly </w:t>
      </w:r>
      <w:r w:rsidR="007B1338" w:rsidRPr="009F359C">
        <w:t xml:space="preserve">require </w:t>
      </w:r>
      <w:r w:rsidR="00C5242B" w:rsidRPr="009F359C">
        <w:t>low-power operations, deterministic communications, and end-to-end reliability</w:t>
      </w:r>
      <w:r w:rsidR="00B140D5" w:rsidRPr="009F359C">
        <w:t xml:space="preserve">, </w:t>
      </w:r>
      <w:r w:rsidR="00C5242B" w:rsidRPr="009F359C">
        <w:t xml:space="preserve">it is very difficult to achieve </w:t>
      </w:r>
      <w:r w:rsidR="00E0483E" w:rsidRPr="009F359C">
        <w:t xml:space="preserve">these </w:t>
      </w:r>
      <w:r w:rsidR="00C5242B" w:rsidRPr="009F359C">
        <w:t>goal</w:t>
      </w:r>
      <w:r w:rsidR="00E0483E" w:rsidRPr="009F359C">
        <w:t>s</w:t>
      </w:r>
      <w:r w:rsidR="00C5242B" w:rsidRPr="009F359C">
        <w:t xml:space="preserve"> because of link burstiness and interference. In this paper, we propose a novel link quality estimation mechanism </w:t>
      </w:r>
      <w:r w:rsidR="008A5D0A" w:rsidRPr="009F359C">
        <w:t>named the burstiness distribution metric</w:t>
      </w:r>
      <w:r w:rsidR="002E5F46" w:rsidRPr="009F359C">
        <w:t>,</w:t>
      </w:r>
      <w:r w:rsidR="00C5242B" w:rsidRPr="009F359C">
        <w:t xml:space="preserve"> </w:t>
      </w:r>
      <w:bookmarkStart w:id="5" w:name="OLE_LINK17"/>
      <w:bookmarkStart w:id="6" w:name="OLE_LINK20"/>
      <w:r w:rsidR="00C5242B" w:rsidRPr="009F359C">
        <w:t>which uses the distribution of burstiness in the link</w:t>
      </w:r>
      <w:r w:rsidR="005A267E" w:rsidRPr="009F359C">
        <w:t>s</w:t>
      </w:r>
      <w:r w:rsidR="00C5242B" w:rsidRPr="009F359C">
        <w:t xml:space="preserve"> to deal</w:t>
      </w:r>
      <w:bookmarkEnd w:id="5"/>
      <w:bookmarkEnd w:id="6"/>
      <w:r w:rsidR="00C5242B" w:rsidRPr="009F359C">
        <w:t xml:space="preserve"> </w:t>
      </w:r>
      <w:r w:rsidR="0021145A" w:rsidRPr="009F359C">
        <w:t>with variations in wireless link quality</w:t>
      </w:r>
      <w:r w:rsidR="00C5242B" w:rsidRPr="009F359C">
        <w:t>. First,</w:t>
      </w:r>
      <w:r w:rsidR="00BB6E56" w:rsidRPr="009F359C">
        <w:t xml:space="preserve"> we estimate</w:t>
      </w:r>
      <w:r w:rsidR="006048BE">
        <w:t>d</w:t>
      </w:r>
      <w:r w:rsidR="00BB6E56" w:rsidRPr="009F359C">
        <w:t xml:space="preserve"> the quality of the link at the receiver node by counting the number of consecutive packets lost in each link</w:t>
      </w:r>
      <w:r w:rsidR="00C5242B" w:rsidRPr="009F359C">
        <w:t>.</w:t>
      </w:r>
      <w:r w:rsidR="005A267E" w:rsidRPr="009F359C">
        <w:t xml:space="preserve"> B</w:t>
      </w:r>
      <w:r w:rsidR="00C5242B" w:rsidRPr="009F359C">
        <w:t>ased on that</w:t>
      </w:r>
      <w:r w:rsidR="0084692A" w:rsidRPr="009F359C">
        <w:t>,</w:t>
      </w:r>
      <w:r w:rsidR="00C5242B" w:rsidRPr="009F359C">
        <w:t xml:space="preserve"> we create</w:t>
      </w:r>
      <w:r w:rsidR="006048BE">
        <w:t>d</w:t>
      </w:r>
      <w:r w:rsidR="00C5242B" w:rsidRPr="009F359C">
        <w:t xml:space="preserve"> </w:t>
      </w:r>
      <w:r w:rsidR="008D3D07" w:rsidRPr="009F359C">
        <w:t>a burstiness distribution list</w:t>
      </w:r>
      <w:r w:rsidR="008D3D07" w:rsidRPr="009F359C" w:rsidDel="008D3D07">
        <w:t xml:space="preserve"> </w:t>
      </w:r>
      <w:r w:rsidR="00C5242B" w:rsidRPr="009F359C">
        <w:t>and estimate</w:t>
      </w:r>
      <w:r w:rsidR="006048BE">
        <w:t>d</w:t>
      </w:r>
      <w:r w:rsidR="00C5242B" w:rsidRPr="009F359C">
        <w:t xml:space="preserve"> the number of transmissions. Our simulation in</w:t>
      </w:r>
      <w:r w:rsidR="00C93591" w:rsidRPr="009F359C">
        <w:t xml:space="preserve"> </w:t>
      </w:r>
      <w:bookmarkStart w:id="7" w:name="OLE_LINK26"/>
      <w:r w:rsidR="00C93591" w:rsidRPr="009F359C">
        <w:t>the Cooja simulator from</w:t>
      </w:r>
      <w:bookmarkEnd w:id="7"/>
      <w:r w:rsidR="00C93591" w:rsidRPr="009F359C">
        <w:t xml:space="preserve"> </w:t>
      </w:r>
      <w:r w:rsidR="00C5242B" w:rsidRPr="009F359C">
        <w:t>Contiki-NG show</w:t>
      </w:r>
      <w:r w:rsidR="006048BE">
        <w:t>ed</w:t>
      </w:r>
      <w:r w:rsidR="00C5242B" w:rsidRPr="009F359C">
        <w:t xml:space="preserve"> that our proposal can be used in scheduling</w:t>
      </w:r>
      <w:r w:rsidR="001B4FC5" w:rsidRPr="009F359C">
        <w:t xml:space="preserve"> as an input metric</w:t>
      </w:r>
      <w:r w:rsidR="00C5242B" w:rsidRPr="009F359C">
        <w:t xml:space="preserve"> </w:t>
      </w:r>
      <w:r w:rsidR="001B4FC5" w:rsidRPr="009F359C">
        <w:t>to calculate the number of transmissions in order to achieve a reliability target in industrial wireless sensor networks</w:t>
      </w:r>
      <w:r w:rsidR="00C5242B" w:rsidRPr="009F359C">
        <w:t>.</w:t>
      </w:r>
    </w:p>
    <w:p w14:paraId="45E0E19E" w14:textId="77777777" w:rsidR="00B402AB" w:rsidRPr="009F359C" w:rsidRDefault="00FD68D3" w:rsidP="00FD68D3">
      <w:pPr>
        <w:pStyle w:val="MDPI18keywords"/>
      </w:pPr>
      <w:bookmarkStart w:id="8" w:name="OLE_LINK171"/>
      <w:bookmarkStart w:id="9" w:name="OLE_LINK172"/>
      <w:r w:rsidRPr="009F359C">
        <w:rPr>
          <w:b/>
        </w:rPr>
        <w:t>Keywords:</w:t>
      </w:r>
      <w:r w:rsidR="00B402AB" w:rsidRPr="009F359C">
        <w:rPr>
          <w:b/>
        </w:rPr>
        <w:t xml:space="preserve"> </w:t>
      </w:r>
      <w:r w:rsidR="00B16D68" w:rsidRPr="009F359C">
        <w:t>IEEE 802.15.4e</w:t>
      </w:r>
      <w:r w:rsidRPr="009F359C">
        <w:t>; industrial wireless sensor networks; link metric measurements; link burstiness; reliability</w:t>
      </w:r>
    </w:p>
    <w:p w14:paraId="5F3C3E51" w14:textId="77777777" w:rsidR="00B402AB" w:rsidRPr="009F359C" w:rsidRDefault="00B402AB" w:rsidP="00FD68D3">
      <w:pPr>
        <w:pStyle w:val="MDPI19line"/>
        <w:pBdr>
          <w:bottom w:val="single" w:sz="4" w:space="1" w:color="000000"/>
        </w:pBdr>
        <w:spacing w:after="480"/>
      </w:pPr>
    </w:p>
    <w:p w14:paraId="252F9F84" w14:textId="77777777" w:rsidR="00B402AB" w:rsidRPr="009F359C" w:rsidRDefault="00FD68D3" w:rsidP="00FD68D3">
      <w:pPr>
        <w:pStyle w:val="MDPI21heading1"/>
      </w:pPr>
      <w:r w:rsidRPr="009F359C">
        <w:rPr>
          <w:lang w:eastAsia="zh-CN"/>
        </w:rPr>
        <w:t xml:space="preserve">1. </w:t>
      </w:r>
      <w:r w:rsidR="00B402AB" w:rsidRPr="009F359C">
        <w:t>Introduction</w:t>
      </w:r>
    </w:p>
    <w:p w14:paraId="2F07489F" w14:textId="0B0A1667" w:rsidR="00B402AB" w:rsidRPr="009F359C" w:rsidRDefault="006048BE" w:rsidP="00FD68D3">
      <w:pPr>
        <w:pStyle w:val="MDPI31text"/>
      </w:pPr>
      <w:bookmarkStart w:id="10" w:name="OLE_LINK15"/>
      <w:bookmarkStart w:id="11" w:name="OLE_LINK16"/>
      <w:bookmarkStart w:id="12" w:name="OLE_LINK1"/>
      <w:bookmarkStart w:id="13" w:name="OLE_LINK2"/>
      <w:r>
        <w:t>Currently</w:t>
      </w:r>
      <w:r w:rsidR="007D5347" w:rsidRPr="009F359C">
        <w:t xml:space="preserve">, </w:t>
      </w:r>
      <w:r w:rsidR="004D331E" w:rsidRPr="009F359C">
        <w:t>industrial</w:t>
      </w:r>
      <w:r w:rsidR="007D5347" w:rsidRPr="009F359C">
        <w:t xml:space="preserve"> </w:t>
      </w:r>
      <w:r w:rsidR="00A63A6B" w:rsidRPr="009F359C">
        <w:t>w</w:t>
      </w:r>
      <w:r w:rsidR="007D5347" w:rsidRPr="009F359C">
        <w:t xml:space="preserve">ireless sensor networks </w:t>
      </w:r>
      <w:r>
        <w:t xml:space="preserve">deploy </w:t>
      </w:r>
      <w:r w:rsidR="007D5347" w:rsidRPr="009F359C">
        <w:t xml:space="preserve">many </w:t>
      </w:r>
      <w:bookmarkStart w:id="14" w:name="OLE_LINK44"/>
      <w:bookmarkStart w:id="15" w:name="OLE_LINK43"/>
      <w:r w:rsidR="004D331E" w:rsidRPr="009F359C">
        <w:t>applications in fields</w:t>
      </w:r>
      <w:bookmarkEnd w:id="14"/>
      <w:bookmarkEnd w:id="15"/>
      <w:r w:rsidR="004D331E" w:rsidRPr="009F359C">
        <w:t xml:space="preserve"> </w:t>
      </w:r>
      <w:r w:rsidR="007D5347" w:rsidRPr="009F359C">
        <w:t xml:space="preserve">such as environment monitoring, smart </w:t>
      </w:r>
      <w:r w:rsidR="00285C7F" w:rsidRPr="009F359C">
        <w:t>factories</w:t>
      </w:r>
      <w:r w:rsidR="007D5347" w:rsidRPr="009F359C">
        <w:t>, healthcare</w:t>
      </w:r>
      <w:r w:rsidR="003C6741" w:rsidRPr="009F359C">
        <w:t>, radiation checks, leakage detection, and process control</w:t>
      </w:r>
      <w:r w:rsidR="007D5347" w:rsidRPr="009F359C">
        <w:t xml:space="preserve">. </w:t>
      </w:r>
      <w:r w:rsidR="00800AA0" w:rsidRPr="009F359C">
        <w:t>In these type</w:t>
      </w:r>
      <w:r w:rsidR="006F39CC" w:rsidRPr="009F359C">
        <w:t>s</w:t>
      </w:r>
      <w:r w:rsidR="00800AA0" w:rsidRPr="009F359C">
        <w:t xml:space="preserve"> of applications</w:t>
      </w:r>
      <w:r w:rsidR="007D5347" w:rsidRPr="009F359C">
        <w:t xml:space="preserve">, many problems have to </w:t>
      </w:r>
      <w:r w:rsidR="006F39CC" w:rsidRPr="009F359C">
        <w:t xml:space="preserve">be </w:t>
      </w:r>
      <w:r w:rsidR="007D5347" w:rsidRPr="009F359C">
        <w:t>consider</w:t>
      </w:r>
      <w:r w:rsidR="006F39CC" w:rsidRPr="009F359C">
        <w:t>ed,</w:t>
      </w:r>
      <w:r w:rsidR="007D5347" w:rsidRPr="009F359C">
        <w:t xml:space="preserve"> such </w:t>
      </w:r>
      <w:r w:rsidR="006F39CC" w:rsidRPr="009F359C">
        <w:t>as</w:t>
      </w:r>
      <w:r w:rsidR="007D5347" w:rsidRPr="009F359C">
        <w:t xml:space="preserve"> solving </w:t>
      </w:r>
      <w:r w:rsidR="003B0683" w:rsidRPr="009F359C">
        <w:t>delay</w:t>
      </w:r>
      <w:r w:rsidR="006F39CC" w:rsidRPr="009F359C">
        <w:t>s</w:t>
      </w:r>
      <w:r w:rsidR="003B0683" w:rsidRPr="009F359C">
        <w:t xml:space="preserve"> in data delivery</w:t>
      </w:r>
      <w:r w:rsidR="00A1078B" w:rsidRPr="009F359C">
        <w:t xml:space="preserve">, </w:t>
      </w:r>
      <w:r w:rsidR="007D5347" w:rsidRPr="009F359C">
        <w:t>prolong</w:t>
      </w:r>
      <w:r w:rsidR="00A1078B" w:rsidRPr="009F359C">
        <w:t>ing</w:t>
      </w:r>
      <w:r w:rsidR="007D5347" w:rsidRPr="009F359C">
        <w:t xml:space="preserve"> network </w:t>
      </w:r>
      <w:r w:rsidR="00A63A6B" w:rsidRPr="009F359C">
        <w:t>life</w:t>
      </w:r>
      <w:r w:rsidR="007D5347" w:rsidRPr="009F359C">
        <w:t>time [1</w:t>
      </w:r>
      <w:r w:rsidR="00120BFF" w:rsidRPr="009F359C">
        <w:t>,</w:t>
      </w:r>
      <w:r w:rsidR="007D5347" w:rsidRPr="009F359C">
        <w:t xml:space="preserve">2], </w:t>
      </w:r>
      <w:r w:rsidR="00542605" w:rsidRPr="009F359C">
        <w:t>safety</w:t>
      </w:r>
      <w:r w:rsidR="00A1078B" w:rsidRPr="009F359C">
        <w:t>,</w:t>
      </w:r>
      <w:r w:rsidR="00542605" w:rsidRPr="009F359C">
        <w:t xml:space="preserve"> and </w:t>
      </w:r>
      <w:r w:rsidR="007D5347" w:rsidRPr="009F359C">
        <w:t xml:space="preserve">security </w:t>
      </w:r>
      <w:bookmarkStart w:id="16" w:name="OLE_LINK175"/>
      <w:bookmarkStart w:id="17" w:name="OLE_LINK176"/>
      <w:r w:rsidR="00542605" w:rsidRPr="009F359C">
        <w:t>[3</w:t>
      </w:r>
      <w:bookmarkEnd w:id="16"/>
      <w:bookmarkEnd w:id="17"/>
      <w:r w:rsidR="00120BFF" w:rsidRPr="009F359C">
        <w:t>–</w:t>
      </w:r>
      <w:r w:rsidR="00542605" w:rsidRPr="009F359C">
        <w:t>5]</w:t>
      </w:r>
      <w:r w:rsidR="007D5347" w:rsidRPr="009F359C">
        <w:t xml:space="preserve">. However, </w:t>
      </w:r>
      <w:r w:rsidR="001242EE" w:rsidRPr="009F359C">
        <w:t>t</w:t>
      </w:r>
      <w:r w:rsidR="004563A1" w:rsidRPr="009F359C">
        <w:t xml:space="preserve">he reliability of data transmission is the most </w:t>
      </w:r>
      <w:commentRangeStart w:id="18"/>
      <w:r w:rsidR="004563A1" w:rsidRPr="009F359C">
        <w:t xml:space="preserve">important </w:t>
      </w:r>
      <w:r w:rsidR="00D138B2">
        <w:t xml:space="preserve">factor </w:t>
      </w:r>
      <w:r w:rsidR="004563A1" w:rsidRPr="009F359C">
        <w:t xml:space="preserve">in </w:t>
      </w:r>
      <w:commentRangeEnd w:id="18"/>
      <w:r w:rsidR="00D138B2">
        <w:rPr>
          <w:rStyle w:val="CommentReference"/>
          <w:rFonts w:ascii="Times New Roman" w:hAnsi="Times New Roman"/>
          <w:snapToGrid/>
          <w:color w:val="auto"/>
          <w:lang w:eastAsia="en-US" w:bidi="ar-SA"/>
        </w:rPr>
        <w:commentReference w:id="18"/>
      </w:r>
      <w:r w:rsidR="004563A1" w:rsidRPr="009F359C">
        <w:t xml:space="preserve">designing a protocol </w:t>
      </w:r>
      <w:r w:rsidR="007B2D30" w:rsidRPr="009F359C">
        <w:t xml:space="preserve">for industrial </w:t>
      </w:r>
      <w:r w:rsidR="0009719E" w:rsidRPr="009F359C">
        <w:t>w</w:t>
      </w:r>
      <w:r w:rsidR="004563A1" w:rsidRPr="009F359C">
        <w:t xml:space="preserve">ireless </w:t>
      </w:r>
      <w:r w:rsidR="0009719E" w:rsidRPr="009F359C">
        <w:t>sensor networks</w:t>
      </w:r>
      <w:bookmarkStart w:id="19" w:name="OLE_LINK25"/>
      <w:bookmarkStart w:id="20" w:name="OLE_LINK27"/>
      <w:r w:rsidR="007D5347" w:rsidRPr="009F359C">
        <w:t xml:space="preserve">. </w:t>
      </w:r>
      <w:bookmarkStart w:id="21" w:name="OLE_LINK23"/>
      <w:bookmarkStart w:id="22" w:name="OLE_LINK24"/>
      <w:bookmarkEnd w:id="8"/>
      <w:bookmarkEnd w:id="9"/>
      <w:r w:rsidR="004563A1" w:rsidRPr="009F359C">
        <w:t>Many studies</w:t>
      </w:r>
      <w:r w:rsidR="007A7DC9" w:rsidRPr="009F359C">
        <w:t xml:space="preserve"> have</w:t>
      </w:r>
      <w:r w:rsidR="004563A1" w:rsidRPr="009F359C">
        <w:t xml:space="preserve"> tried to </w:t>
      </w:r>
      <w:r w:rsidR="009712FC" w:rsidRPr="009F359C">
        <w:t xml:space="preserve">increase </w:t>
      </w:r>
      <w:r w:rsidR="004563A1" w:rsidRPr="009F359C">
        <w:t xml:space="preserve">the reliability of data transmission </w:t>
      </w:r>
      <w:bookmarkEnd w:id="21"/>
      <w:bookmarkEnd w:id="22"/>
      <w:r w:rsidR="004563A1" w:rsidRPr="009F359C">
        <w:t xml:space="preserve">by improving the physical layer </w:t>
      </w:r>
      <w:r w:rsidR="00A41FE6" w:rsidRPr="009F359C">
        <w:t>[6]</w:t>
      </w:r>
      <w:r w:rsidR="004563A1" w:rsidRPr="009F359C">
        <w:t xml:space="preserve">, </w:t>
      </w:r>
      <w:r w:rsidR="007A7DC9" w:rsidRPr="009F359C">
        <w:t xml:space="preserve">the </w:t>
      </w:r>
      <w:commentRangeStart w:id="23"/>
      <w:r w:rsidR="004563A1" w:rsidRPr="009F359C">
        <w:t>MAC</w:t>
      </w:r>
      <w:commentRangeEnd w:id="23"/>
      <w:r w:rsidR="00D138B2">
        <w:rPr>
          <w:rStyle w:val="CommentReference"/>
          <w:rFonts w:ascii="Times New Roman" w:hAnsi="Times New Roman"/>
          <w:snapToGrid/>
          <w:color w:val="auto"/>
          <w:lang w:eastAsia="en-US" w:bidi="ar-SA"/>
        </w:rPr>
        <w:commentReference w:id="23"/>
      </w:r>
      <w:r w:rsidR="004563A1" w:rsidRPr="009F359C">
        <w:t xml:space="preserve"> protocol </w:t>
      </w:r>
      <w:r w:rsidR="00A41FE6" w:rsidRPr="009F359C">
        <w:t>[7]</w:t>
      </w:r>
      <w:r w:rsidR="004563A1" w:rsidRPr="009F359C">
        <w:t xml:space="preserve">, and </w:t>
      </w:r>
      <w:r w:rsidR="007A7DC9" w:rsidRPr="009F359C">
        <w:t xml:space="preserve">the </w:t>
      </w:r>
      <w:r w:rsidR="004563A1" w:rsidRPr="009F359C">
        <w:t xml:space="preserve">routing protocol </w:t>
      </w:r>
      <w:r w:rsidR="00A41FE6" w:rsidRPr="009F359C">
        <w:t>[8</w:t>
      </w:r>
      <w:r w:rsidR="00120BFF" w:rsidRPr="009F359C">
        <w:t>–</w:t>
      </w:r>
      <w:r w:rsidR="00A41FE6" w:rsidRPr="009F359C">
        <w:t>11]</w:t>
      </w:r>
      <w:bookmarkEnd w:id="19"/>
      <w:bookmarkEnd w:id="20"/>
      <w:r w:rsidR="004563A1" w:rsidRPr="009F359C">
        <w:t xml:space="preserve">. However, the previous </w:t>
      </w:r>
      <w:r w:rsidR="007A7DC9" w:rsidRPr="009F359C">
        <w:t xml:space="preserve">studies did </w:t>
      </w:r>
      <w:r w:rsidR="004563A1" w:rsidRPr="009F359C">
        <w:t>not consider the effect of link quality</w:t>
      </w:r>
      <w:r w:rsidR="007A7DC9" w:rsidRPr="009F359C">
        <w:t>;</w:t>
      </w:r>
      <w:r w:rsidR="004563A1" w:rsidRPr="009F359C">
        <w:t xml:space="preserve"> they </w:t>
      </w:r>
      <w:r w:rsidR="007A7DC9" w:rsidRPr="009F359C">
        <w:t xml:space="preserve">assumed </w:t>
      </w:r>
      <w:r w:rsidR="004563A1" w:rsidRPr="009F359C">
        <w:t>the link quality is always stable. In real application</w:t>
      </w:r>
      <w:r w:rsidR="000F6449" w:rsidRPr="009F359C">
        <w:t>s</w:t>
      </w:r>
      <w:r w:rsidR="004563A1" w:rsidRPr="009F359C">
        <w:t>, the link quality is not</w:t>
      </w:r>
      <w:r w:rsidR="000F6449" w:rsidRPr="009F359C">
        <w:t xml:space="preserve"> </w:t>
      </w:r>
      <w:r w:rsidR="004563A1" w:rsidRPr="009F359C">
        <w:t>stable</w:t>
      </w:r>
      <w:r w:rsidR="000F6449" w:rsidRPr="009F359C">
        <w:t>,</w:t>
      </w:r>
      <w:r w:rsidR="004563A1" w:rsidRPr="009F359C">
        <w:t xml:space="preserve"> and it can vary depending on the environment and time. Therefore, </w:t>
      </w:r>
      <w:r w:rsidR="00435C73" w:rsidRPr="009F359C">
        <w:t xml:space="preserve">for industrial wireless sensor networks, </w:t>
      </w:r>
      <w:r w:rsidR="004563A1" w:rsidRPr="009F359C">
        <w:t>it is necessary to study link quality measurement</w:t>
      </w:r>
      <w:r w:rsidR="00D138B2">
        <w:t>s</w:t>
      </w:r>
      <w:r w:rsidR="004563A1" w:rsidRPr="009F359C">
        <w:t xml:space="preserve"> that </w:t>
      </w:r>
      <w:r w:rsidR="00435C73" w:rsidRPr="009F359C">
        <w:t>ha</w:t>
      </w:r>
      <w:r w:rsidR="00D138B2">
        <w:t>ve</w:t>
      </w:r>
      <w:r w:rsidR="00435C73" w:rsidRPr="009F359C">
        <w:t xml:space="preserve"> </w:t>
      </w:r>
      <w:r w:rsidR="004563A1" w:rsidRPr="009F359C">
        <w:t xml:space="preserve">low </w:t>
      </w:r>
      <w:r w:rsidR="00435C73" w:rsidRPr="009F359C">
        <w:t xml:space="preserve">computational </w:t>
      </w:r>
      <w:r w:rsidR="004563A1" w:rsidRPr="009F359C">
        <w:t>complexity</w:t>
      </w:r>
      <w:r w:rsidR="0005262A" w:rsidRPr="009F359C">
        <w:t xml:space="preserve"> and that require</w:t>
      </w:r>
      <w:r w:rsidR="004563A1" w:rsidRPr="009F359C">
        <w:t xml:space="preserve"> low</w:t>
      </w:r>
      <w:r w:rsidR="00D138B2">
        <w:t>-</w:t>
      </w:r>
      <w:r w:rsidR="004563A1" w:rsidRPr="009F359C">
        <w:t>energy consumption.</w:t>
      </w:r>
    </w:p>
    <w:p w14:paraId="4579C20B" w14:textId="32F05A73" w:rsidR="00DD5F47" w:rsidRPr="009F359C" w:rsidRDefault="00710DDA" w:rsidP="00FD68D3">
      <w:pPr>
        <w:pStyle w:val="MDPI31text"/>
      </w:pPr>
      <w:bookmarkStart w:id="24" w:name="OLE_LINK50"/>
      <w:bookmarkStart w:id="25" w:name="OLE_LINK51"/>
      <w:bookmarkStart w:id="26" w:name="OLE_LINK66"/>
      <w:bookmarkEnd w:id="10"/>
      <w:bookmarkEnd w:id="11"/>
      <w:r w:rsidRPr="009F359C">
        <w:t>The link quality estimator can be divided into two groups</w:t>
      </w:r>
      <w:r w:rsidR="006820BB" w:rsidRPr="009F359C">
        <w:t>:</w:t>
      </w:r>
      <w:r w:rsidR="00DD5F47" w:rsidRPr="009F359C">
        <w:t xml:space="preserve"> hardware-based</w:t>
      </w:r>
      <w:r w:rsidR="004B7CE7" w:rsidRPr="009F359C">
        <w:t xml:space="preserve"> estimator</w:t>
      </w:r>
      <w:r w:rsidR="00DD5F47" w:rsidRPr="009F359C">
        <w:t xml:space="preserve"> and software-based</w:t>
      </w:r>
      <w:r w:rsidR="004B7CE7" w:rsidRPr="009F359C">
        <w:t xml:space="preserve"> estimator</w:t>
      </w:r>
      <w:r w:rsidR="00DD5F47" w:rsidRPr="009F359C">
        <w:t xml:space="preserve">. </w:t>
      </w:r>
      <w:bookmarkStart w:id="27" w:name="OLE_LINK40"/>
      <w:bookmarkStart w:id="28" w:name="OLE_LINK41"/>
      <w:bookmarkStart w:id="29" w:name="OLE_LINK37"/>
      <w:bookmarkStart w:id="30" w:name="OLE_LINK39"/>
      <w:r w:rsidR="00DD5F47" w:rsidRPr="009F359C">
        <w:t xml:space="preserve">Some </w:t>
      </w:r>
      <w:commentRangeStart w:id="31"/>
      <w:r w:rsidR="00DD5F47" w:rsidRPr="009F359C">
        <w:t xml:space="preserve">studies </w:t>
      </w:r>
      <w:r w:rsidR="00622AF3">
        <w:t xml:space="preserve">that </w:t>
      </w:r>
      <w:r w:rsidR="00DD5F47" w:rsidRPr="009F359C">
        <w:t xml:space="preserve">used hardware-based </w:t>
      </w:r>
      <w:commentRangeEnd w:id="31"/>
      <w:r w:rsidR="00622AF3">
        <w:rPr>
          <w:rStyle w:val="CommentReference"/>
          <w:rFonts w:ascii="Times New Roman" w:hAnsi="Times New Roman"/>
          <w:snapToGrid/>
          <w:color w:val="auto"/>
          <w:lang w:eastAsia="en-US" w:bidi="ar-SA"/>
        </w:rPr>
        <w:commentReference w:id="31"/>
      </w:r>
      <w:r w:rsidR="00DD5F47" w:rsidRPr="009F359C">
        <w:t>metrics</w:t>
      </w:r>
      <w:r w:rsidR="004D5E2D" w:rsidRPr="009F359C">
        <w:t xml:space="preserve"> such as</w:t>
      </w:r>
      <w:bookmarkEnd w:id="27"/>
      <w:bookmarkEnd w:id="28"/>
      <w:bookmarkEnd w:id="29"/>
      <w:bookmarkEnd w:id="30"/>
      <w:r w:rsidR="00DD5F47" w:rsidRPr="009F359C">
        <w:t xml:space="preserve"> </w:t>
      </w:r>
      <w:bookmarkStart w:id="32" w:name="OLE_LINK48"/>
      <w:bookmarkStart w:id="33" w:name="OLE_LINK49"/>
      <w:bookmarkStart w:id="34" w:name="OLE_LINK83"/>
      <w:r w:rsidR="00DD5F47" w:rsidRPr="009F359C">
        <w:t xml:space="preserve">Noda et al. </w:t>
      </w:r>
      <w:r w:rsidR="00A41FE6" w:rsidRPr="009F359C">
        <w:t>[12]</w:t>
      </w:r>
      <w:r w:rsidR="00DD5F47" w:rsidRPr="009F359C">
        <w:t xml:space="preserve"> </w:t>
      </w:r>
      <w:bookmarkStart w:id="35" w:name="OLE_LINK42"/>
      <w:bookmarkStart w:id="36" w:name="OLE_LINK45"/>
      <w:r w:rsidR="004D5E2D" w:rsidRPr="009F359C">
        <w:t xml:space="preserve">proposed a new </w:t>
      </w:r>
      <w:r w:rsidR="001863DB" w:rsidRPr="009F359C">
        <w:t>channel</w:t>
      </w:r>
      <w:r w:rsidR="004D5E2D" w:rsidRPr="009F359C">
        <w:t xml:space="preserve"> measure</w:t>
      </w:r>
      <w:r w:rsidR="001863DB" w:rsidRPr="009F359C">
        <w:t>ment</w:t>
      </w:r>
      <w:r w:rsidR="004D5E2D" w:rsidRPr="009F359C">
        <w:t xml:space="preserve"> </w:t>
      </w:r>
      <w:bookmarkStart w:id="37" w:name="OLE_LINK46"/>
      <w:bookmarkStart w:id="38" w:name="OLE_LINK47"/>
      <w:r w:rsidR="004D5E2D" w:rsidRPr="009F359C">
        <w:t xml:space="preserve">based on the </w:t>
      </w:r>
      <w:r w:rsidR="00AD142B" w:rsidRPr="009F359C">
        <w:t xml:space="preserve">channel </w:t>
      </w:r>
      <w:r w:rsidR="004D5E2D" w:rsidRPr="009F359C">
        <w:t xml:space="preserve">availability </w:t>
      </w:r>
      <w:bookmarkEnd w:id="37"/>
      <w:bookmarkEnd w:id="38"/>
      <w:r w:rsidR="004D5E2D" w:rsidRPr="009F359C">
        <w:t>over time</w:t>
      </w:r>
      <w:r w:rsidR="00622AF3">
        <w:t>.</w:t>
      </w:r>
      <w:r w:rsidR="004D5E2D" w:rsidRPr="009F359C">
        <w:t xml:space="preserve"> </w:t>
      </w:r>
      <w:commentRangeStart w:id="39"/>
      <w:r w:rsidR="00622AF3">
        <w:t xml:space="preserve">This </w:t>
      </w:r>
      <w:r w:rsidR="004D5E2D" w:rsidRPr="009F359C">
        <w:t>significantly</w:t>
      </w:r>
      <w:commentRangeEnd w:id="39"/>
      <w:r w:rsidR="00622AF3">
        <w:rPr>
          <w:rStyle w:val="CommentReference"/>
          <w:rFonts w:ascii="Times New Roman" w:hAnsi="Times New Roman"/>
          <w:snapToGrid/>
          <w:color w:val="auto"/>
          <w:lang w:eastAsia="en-US" w:bidi="ar-SA"/>
        </w:rPr>
        <w:commentReference w:id="39"/>
      </w:r>
      <w:r w:rsidR="004D5E2D" w:rsidRPr="009F359C">
        <w:t xml:space="preserve"> quantifie</w:t>
      </w:r>
      <w:r w:rsidR="00622AF3">
        <w:t>d</w:t>
      </w:r>
      <w:r w:rsidR="004D5E2D" w:rsidRPr="009F359C">
        <w:t xml:space="preserve"> the utilization of the spectrum</w:t>
      </w:r>
      <w:bookmarkEnd w:id="24"/>
      <w:bookmarkEnd w:id="25"/>
      <w:bookmarkEnd w:id="32"/>
      <w:bookmarkEnd w:id="33"/>
      <w:bookmarkEnd w:id="34"/>
      <w:bookmarkEnd w:id="35"/>
      <w:bookmarkEnd w:id="36"/>
      <w:r w:rsidR="00DD5F47" w:rsidRPr="009F359C">
        <w:t xml:space="preserve">. However, </w:t>
      </w:r>
      <w:r w:rsidR="00FD4CEF" w:rsidRPr="009F359C">
        <w:t xml:space="preserve">in </w:t>
      </w:r>
      <w:r w:rsidR="00DD5F47" w:rsidRPr="009F359C">
        <w:t>the presence of multipath fading, it may have problems estimat</w:t>
      </w:r>
      <w:r w:rsidR="00FD4CEF" w:rsidRPr="009F359C">
        <w:t>ing</w:t>
      </w:r>
      <w:r w:rsidR="00DD5F47" w:rsidRPr="009F359C">
        <w:t xml:space="preserve"> the channel quality.</w:t>
      </w:r>
      <w:r w:rsidR="00FD4CEF" w:rsidRPr="009F359C">
        <w:t xml:space="preserve"> </w:t>
      </w:r>
      <w:bookmarkStart w:id="40" w:name="OLE_LINK58"/>
      <w:bookmarkStart w:id="41" w:name="OLE_LINK59"/>
      <w:r w:rsidR="00DD5F47" w:rsidRPr="009F359C">
        <w:t xml:space="preserve">Audéoud </w:t>
      </w:r>
      <w:r w:rsidR="00FD4CEF" w:rsidRPr="009F359C">
        <w:t xml:space="preserve">and Heusse </w:t>
      </w:r>
      <w:r w:rsidR="00A41FE6" w:rsidRPr="009F359C">
        <w:t>[13]</w:t>
      </w:r>
      <w:r w:rsidR="00DD5F47" w:rsidRPr="009F359C">
        <w:t xml:space="preserve"> studied the correlation between the Received Signal Strength Indicator (RSSI), Link Quality Indicator (LQI), and Packet Delivery Ratio (PDR). </w:t>
      </w:r>
      <w:bookmarkStart w:id="42" w:name="OLE_LINK54"/>
      <w:bookmarkStart w:id="43" w:name="OLE_LINK55"/>
      <w:bookmarkStart w:id="44" w:name="OLE_LINK52"/>
      <w:bookmarkStart w:id="45" w:name="OLE_LINK53"/>
      <w:r w:rsidR="00DD5F47" w:rsidRPr="009F359C">
        <w:t xml:space="preserve">RSSI </w:t>
      </w:r>
      <w:r w:rsidR="00705C19" w:rsidRPr="009F359C">
        <w:t>is a weak indication, loosely correlated with PDR</w:t>
      </w:r>
      <w:bookmarkEnd w:id="42"/>
      <w:bookmarkEnd w:id="43"/>
      <w:bookmarkEnd w:id="44"/>
      <w:bookmarkEnd w:id="45"/>
      <w:r w:rsidR="00DD5F47" w:rsidRPr="009F359C">
        <w:t>.</w:t>
      </w:r>
      <w:r w:rsidR="00705C19" w:rsidRPr="009F359C">
        <w:t xml:space="preserve"> The work was therefore based on the use of LQI since it gives more valuable information</w:t>
      </w:r>
      <w:bookmarkEnd w:id="40"/>
      <w:bookmarkEnd w:id="41"/>
      <w:r w:rsidR="00DD5F47" w:rsidRPr="009F359C">
        <w:t xml:space="preserve">. </w:t>
      </w:r>
      <w:bookmarkStart w:id="46" w:name="OLE_LINK60"/>
      <w:bookmarkStart w:id="47" w:name="OLE_LINK61"/>
      <w:bookmarkStart w:id="48" w:name="OLE_LINK78"/>
      <w:r w:rsidR="00DD5F47" w:rsidRPr="009F359C">
        <w:t>However, the LQI may overestimate the</w:t>
      </w:r>
      <w:r w:rsidR="00705C19" w:rsidRPr="009F359C">
        <w:t xml:space="preserve"> quality of the</w:t>
      </w:r>
      <w:r w:rsidR="00DD5F47" w:rsidRPr="009F359C">
        <w:t xml:space="preserve"> channel</w:t>
      </w:r>
      <w:bookmarkEnd w:id="46"/>
      <w:bookmarkEnd w:id="47"/>
      <w:r w:rsidR="00705C19" w:rsidRPr="009F359C">
        <w:t xml:space="preserve"> in impulsive noise scenarios</w:t>
      </w:r>
      <w:r w:rsidR="00DD5F47" w:rsidRPr="009F359C">
        <w:t>, since the LQI does not account for the packet loss</w:t>
      </w:r>
      <w:r w:rsidR="00CA7B50" w:rsidRPr="009F359C">
        <w:t>es</w:t>
      </w:r>
      <w:bookmarkEnd w:id="26"/>
      <w:r w:rsidR="00DD5F47" w:rsidRPr="009F359C">
        <w:t>. Eskola</w:t>
      </w:r>
      <w:r w:rsidR="00CA7B50" w:rsidRPr="009F359C">
        <w:t xml:space="preserve"> and Heikkilä </w:t>
      </w:r>
      <w:r w:rsidR="00A41FE6" w:rsidRPr="009F359C">
        <w:t>[14]</w:t>
      </w:r>
      <w:r w:rsidR="004B7CE7" w:rsidRPr="009F359C">
        <w:t xml:space="preserve"> </w:t>
      </w:r>
      <w:bookmarkStart w:id="49" w:name="OLE_LINK62"/>
      <w:bookmarkStart w:id="50" w:name="OLE_LINK63"/>
      <w:r w:rsidR="004B7CE7" w:rsidRPr="009F359C">
        <w:t xml:space="preserve">proposed a method to classify wireless channel disturbances related </w:t>
      </w:r>
      <w:r w:rsidR="004B7CE7" w:rsidRPr="009F359C">
        <w:lastRenderedPageBreak/>
        <w:t>to line-of-sight changes and radio interference</w:t>
      </w:r>
      <w:bookmarkEnd w:id="49"/>
      <w:bookmarkEnd w:id="50"/>
      <w:r w:rsidR="00DD5F47" w:rsidRPr="009F359C">
        <w:t xml:space="preserve">. </w:t>
      </w:r>
      <w:r w:rsidR="00904098" w:rsidRPr="009F359C">
        <w:t xml:space="preserve">However, the proposed method </w:t>
      </w:r>
      <w:r w:rsidR="00622AF3">
        <w:t xml:space="preserve">did </w:t>
      </w:r>
      <w:r w:rsidR="00904098" w:rsidRPr="009F359C">
        <w:t xml:space="preserve">not give any metrics </w:t>
      </w:r>
      <w:r w:rsidR="00622AF3">
        <w:t xml:space="preserve">that </w:t>
      </w:r>
      <w:r w:rsidR="00904098" w:rsidRPr="009F359C">
        <w:t>apply to protocols for improving network performance</w:t>
      </w:r>
      <w:bookmarkEnd w:id="48"/>
      <w:r w:rsidR="00DD5F47" w:rsidRPr="009F359C">
        <w:t xml:space="preserve">. Gomes et al. </w:t>
      </w:r>
      <w:r w:rsidR="00A41FE6" w:rsidRPr="009F359C">
        <w:t>[15]</w:t>
      </w:r>
      <w:r w:rsidR="00DD5F47" w:rsidRPr="009F359C">
        <w:t xml:space="preserve"> proposed </w:t>
      </w:r>
      <w:r w:rsidR="00C75B20" w:rsidRPr="009F359C">
        <w:t>a</w:t>
      </w:r>
      <w:r w:rsidR="00DD5F47" w:rsidRPr="009F359C">
        <w:t xml:space="preserve"> Link Quality Estimator (LQE)</w:t>
      </w:r>
      <w:r w:rsidR="00C75B20" w:rsidRPr="009F359C">
        <w:t xml:space="preserve"> node</w:t>
      </w:r>
      <w:r w:rsidR="002A19DC" w:rsidRPr="009F359C">
        <w:t>,</w:t>
      </w:r>
      <w:r w:rsidR="009F0430" w:rsidRPr="009F359C">
        <w:t xml:space="preserve"> dedicated to real-time link quality </w:t>
      </w:r>
      <w:r w:rsidR="00622AF3">
        <w:t xml:space="preserve">estimation </w:t>
      </w:r>
      <w:r w:rsidR="009F0430" w:rsidRPr="009F359C">
        <w:t>using the obtained information and RSSI from received packets</w:t>
      </w:r>
      <w:r w:rsidR="00DD5F47" w:rsidRPr="009F359C">
        <w:t>. They use</w:t>
      </w:r>
      <w:r w:rsidR="00622AF3">
        <w:t>d</w:t>
      </w:r>
      <w:r w:rsidR="00DD5F47" w:rsidRPr="009F359C">
        <w:t xml:space="preserve"> RSSI and LQI values to infer the Packet Reception Rate (PRR) of the given links. Unfortunately, RSSI and PDR have</w:t>
      </w:r>
      <w:r w:rsidR="0001271F" w:rsidRPr="009F359C">
        <w:t xml:space="preserve"> </w:t>
      </w:r>
      <w:r w:rsidR="00DD5F47" w:rsidRPr="009F359C">
        <w:t>prove</w:t>
      </w:r>
      <w:r w:rsidR="0001271F" w:rsidRPr="009F359C">
        <w:t>n</w:t>
      </w:r>
      <w:r w:rsidR="00DD5F47" w:rsidRPr="009F359C">
        <w:t xml:space="preserve"> to be only loosely correlated in many situations. The hardware-based estimator</w:t>
      </w:r>
      <w:r w:rsidR="0001271F" w:rsidRPr="009F359C">
        <w:t>s</w:t>
      </w:r>
      <w:r w:rsidR="00DD5F47" w:rsidRPr="009F359C">
        <w:t xml:space="preserve"> </w:t>
      </w:r>
      <w:r w:rsidR="0001271F" w:rsidRPr="009F359C">
        <w:t xml:space="preserve">do </w:t>
      </w:r>
      <w:r w:rsidR="00DD5F47" w:rsidRPr="009F359C">
        <w:t xml:space="preserve">not require computation resources </w:t>
      </w:r>
      <w:r w:rsidR="0001271F" w:rsidRPr="009F359C">
        <w:t xml:space="preserve">because </w:t>
      </w:r>
      <w:r w:rsidR="00DD5F47" w:rsidRPr="009F359C">
        <w:t xml:space="preserve">they </w:t>
      </w:r>
      <w:r w:rsidR="0001271F" w:rsidRPr="009F359C">
        <w:t xml:space="preserve">use </w:t>
      </w:r>
      <w:r w:rsidR="00DD5F47" w:rsidRPr="009F359C">
        <w:t xml:space="preserve">built-in hardware metrics. </w:t>
      </w:r>
      <w:r w:rsidR="0069690B" w:rsidRPr="009F359C">
        <w:t xml:space="preserve">However, they do not have precise measurements, as found and recorded in previous </w:t>
      </w:r>
      <w:bookmarkStart w:id="51" w:name="OLE_LINK82"/>
      <w:r w:rsidR="0069690B" w:rsidRPr="009F359C">
        <w:t>studies</w:t>
      </w:r>
      <w:bookmarkEnd w:id="51"/>
      <w:r w:rsidR="00DD5F47" w:rsidRPr="009F359C">
        <w:t>.</w:t>
      </w:r>
    </w:p>
    <w:p w14:paraId="6B16085E" w14:textId="5D431279" w:rsidR="00A834F5" w:rsidRPr="009F359C" w:rsidRDefault="00A834F5" w:rsidP="00FD68D3">
      <w:pPr>
        <w:pStyle w:val="MDPI31text"/>
      </w:pPr>
      <w:bookmarkStart w:id="52" w:name="OLE_LINK92"/>
      <w:bookmarkStart w:id="53" w:name="OLE_LINK84"/>
      <w:bookmarkStart w:id="54" w:name="OLE_LINK91"/>
      <w:bookmarkStart w:id="55" w:name="OLE_LINK129"/>
      <w:bookmarkStart w:id="56" w:name="OLE_LINK130"/>
      <w:r w:rsidRPr="009F359C">
        <w:t xml:space="preserve">The PRR and </w:t>
      </w:r>
      <w:r w:rsidR="0041239D" w:rsidRPr="009F359C">
        <w:t xml:space="preserve">the </w:t>
      </w:r>
      <w:r w:rsidRPr="009F359C">
        <w:t>Required Number of Packet</w:t>
      </w:r>
      <w:r w:rsidR="0041239D" w:rsidRPr="009F359C">
        <w:t xml:space="preserve">s </w:t>
      </w:r>
      <w:r w:rsidRPr="009F359C">
        <w:t>(RNP)</w:t>
      </w:r>
      <w:bookmarkEnd w:id="52"/>
      <w:r w:rsidR="00CA4976" w:rsidRPr="009F359C">
        <w:t xml:space="preserve"> are some examples of software-based estimators based on the upper layer calculated information</w:t>
      </w:r>
      <w:bookmarkEnd w:id="53"/>
      <w:bookmarkEnd w:id="54"/>
      <w:r w:rsidRPr="009F359C">
        <w:t>. RNP is calculated based on the transmitted packet</w:t>
      </w:r>
      <w:r w:rsidR="00A40A1A" w:rsidRPr="009F359C">
        <w:t>s</w:t>
      </w:r>
      <w:r w:rsidRPr="009F359C">
        <w:t xml:space="preserve"> </w:t>
      </w:r>
      <w:r w:rsidR="00A40A1A" w:rsidRPr="009F359C">
        <w:t>from</w:t>
      </w:r>
      <w:r w:rsidRPr="009F359C">
        <w:t xml:space="preserve"> sender</w:t>
      </w:r>
      <w:r w:rsidR="00A40A1A" w:rsidRPr="009F359C">
        <w:t>s</w:t>
      </w:r>
      <w:r w:rsidR="00ED4F43" w:rsidRPr="009F359C">
        <w:t xml:space="preserve"> and </w:t>
      </w:r>
      <w:r w:rsidR="000B693A">
        <w:t xml:space="preserve">is </w:t>
      </w:r>
      <w:r w:rsidR="00ED4F43" w:rsidRPr="009F359C">
        <w:t>more reactive when compare</w:t>
      </w:r>
      <w:r w:rsidR="000B693A">
        <w:t>d</w:t>
      </w:r>
      <w:r w:rsidR="00ED4F43" w:rsidRPr="009F359C">
        <w:t xml:space="preserve"> with PRR</w:t>
      </w:r>
      <w:r w:rsidRPr="009F359C">
        <w:t xml:space="preserve">. </w:t>
      </w:r>
      <w:bookmarkStart w:id="57" w:name="OLE_LINK109"/>
      <w:bookmarkStart w:id="58" w:name="OLE_LINK112"/>
      <w:bookmarkStart w:id="59" w:name="OLE_LINK93"/>
      <w:bookmarkStart w:id="60" w:name="OLE_LINK94"/>
      <w:bookmarkStart w:id="61" w:name="OLE_LINK108"/>
      <w:r w:rsidR="00F54E1F" w:rsidRPr="009F359C">
        <w:t xml:space="preserve">Thus, as long as the traffic is </w:t>
      </w:r>
      <w:bookmarkStart w:id="62" w:name="OLE_LINK113"/>
      <w:bookmarkStart w:id="63" w:name="OLE_LINK114"/>
      <w:r w:rsidR="00F54E1F" w:rsidRPr="009F359C">
        <w:t xml:space="preserve">created </w:t>
      </w:r>
      <w:bookmarkEnd w:id="62"/>
      <w:bookmarkEnd w:id="63"/>
      <w:r w:rsidR="00F54E1F" w:rsidRPr="009F359C">
        <w:t>by the sender, RNP can assess the quality of the link</w:t>
      </w:r>
      <w:bookmarkEnd w:id="57"/>
      <w:bookmarkEnd w:id="58"/>
      <w:bookmarkEnd w:id="59"/>
      <w:bookmarkEnd w:id="60"/>
      <w:bookmarkEnd w:id="61"/>
      <w:r w:rsidRPr="009F359C">
        <w:t xml:space="preserve">. </w:t>
      </w:r>
      <w:bookmarkStart w:id="64" w:name="OLE_LINK115"/>
      <w:bookmarkStart w:id="65" w:name="OLE_LINK116"/>
      <w:r w:rsidR="006E4017" w:rsidRPr="009F359C">
        <w:t xml:space="preserve">However, if packets </w:t>
      </w:r>
      <w:r w:rsidR="00333A46" w:rsidRPr="009F359C">
        <w:t xml:space="preserve">are </w:t>
      </w:r>
      <w:r w:rsidR="006E4017" w:rsidRPr="009F359C">
        <w:t xml:space="preserve">successfully received after </w:t>
      </w:r>
      <w:r w:rsidR="000B693A">
        <w:t xml:space="preserve">being </w:t>
      </w:r>
      <w:r w:rsidR="006E4017" w:rsidRPr="009F359C">
        <w:t>retransmit</w:t>
      </w:r>
      <w:r w:rsidR="000B693A">
        <w:t>ted many times</w:t>
      </w:r>
      <w:r w:rsidR="006E4017" w:rsidRPr="009F359C">
        <w:t>, RNP can underestimate the quality of the link</w:t>
      </w:r>
      <w:bookmarkEnd w:id="64"/>
      <w:bookmarkEnd w:id="65"/>
      <w:r w:rsidRPr="009F359C">
        <w:t xml:space="preserve">. </w:t>
      </w:r>
      <w:bookmarkStart w:id="66" w:name="OLE_LINK117"/>
      <w:bookmarkStart w:id="67" w:name="OLE_LINK118"/>
      <w:r w:rsidR="00D97F2C" w:rsidRPr="009F359C">
        <w:t xml:space="preserve">Some RNP-based estimators </w:t>
      </w:r>
      <w:r w:rsidR="000B693A">
        <w:t xml:space="preserve">are </w:t>
      </w:r>
      <w:r w:rsidRPr="009F359C">
        <w:t xml:space="preserve">Window Mean with Exponentially Weighted Moving Average (WMEWMA), Expected Transmission Count (ETX), and </w:t>
      </w:r>
      <w:r w:rsidR="0041358A" w:rsidRPr="009F359C">
        <w:t>Four</w:t>
      </w:r>
      <w:r w:rsidRPr="009F359C">
        <w:t>-Bit</w:t>
      </w:r>
      <w:r w:rsidR="0041358A" w:rsidRPr="009F359C">
        <w:t xml:space="preserve"> (FB</w:t>
      </w:r>
      <w:bookmarkStart w:id="68" w:name="OLE_LINK123"/>
      <w:bookmarkStart w:id="69" w:name="OLE_LINK124"/>
      <w:r w:rsidR="0041358A" w:rsidRPr="009F359C">
        <w:t>)</w:t>
      </w:r>
      <w:bookmarkEnd w:id="66"/>
      <w:bookmarkEnd w:id="67"/>
      <w:r w:rsidRPr="009F359C">
        <w:t>.</w:t>
      </w:r>
      <w:r w:rsidR="00FC6BCB" w:rsidRPr="009F359C">
        <w:t xml:space="preserve"> WMEWMA </w:t>
      </w:r>
      <w:r w:rsidR="000B693A">
        <w:t xml:space="preserve">uses </w:t>
      </w:r>
      <w:r w:rsidR="00FC6BCB" w:rsidRPr="009F359C">
        <w:t>the EWMA filter as the key estimation technique</w:t>
      </w:r>
      <w:r w:rsidR="000B693A">
        <w:t>;</w:t>
      </w:r>
      <w:r w:rsidR="00FC6BCB" w:rsidRPr="009F359C">
        <w:t xml:space="preserve"> the PRR is calculated and then smoothed to the previously calculated PRR, which gives a more reliable yet sufficiently agile approximation compared to the PRR</w:t>
      </w:r>
      <w:bookmarkEnd w:id="68"/>
      <w:bookmarkEnd w:id="69"/>
      <w:r w:rsidR="00FC6BCB" w:rsidRPr="009F359C">
        <w:t xml:space="preserve"> </w:t>
      </w:r>
      <w:bookmarkStart w:id="70" w:name="OLE_LINK121"/>
      <w:bookmarkStart w:id="71" w:name="OLE_LINK122"/>
      <w:r w:rsidR="00A41FE6" w:rsidRPr="009F359C">
        <w:t>[16]</w:t>
      </w:r>
      <w:r w:rsidRPr="009F359C">
        <w:t>.</w:t>
      </w:r>
      <w:r w:rsidR="002121DC" w:rsidRPr="009F359C">
        <w:t xml:space="preserve"> The average-based LQEs show poor reactivity</w:t>
      </w:r>
      <w:r w:rsidR="000B693A">
        <w:t>.</w:t>
      </w:r>
      <w:r w:rsidR="002121DC" w:rsidRPr="009F359C">
        <w:t xml:space="preserve"> </w:t>
      </w:r>
      <w:r w:rsidR="000B693A">
        <w:t xml:space="preserve">In order </w:t>
      </w:r>
      <w:r w:rsidR="002121DC" w:rsidRPr="009F359C">
        <w:t>to overcome that</w:t>
      </w:r>
      <w:r w:rsidR="000B693A">
        <w:t>,</w:t>
      </w:r>
      <w:r w:rsidR="00DA2C87" w:rsidRPr="009F359C">
        <w:t xml:space="preserve"> the authors</w:t>
      </w:r>
      <w:r w:rsidR="002121DC" w:rsidRPr="009F359C">
        <w:t xml:space="preserve"> [17] proposed the Kalman </w:t>
      </w:r>
      <w:r w:rsidR="00562D59">
        <w:t>F</w:t>
      </w:r>
      <w:r w:rsidR="002121DC" w:rsidRPr="009F359C">
        <w:t>ilter-based Link</w:t>
      </w:r>
      <w:r w:rsidR="00562D59">
        <w:t xml:space="preserve"> Q</w:t>
      </w:r>
      <w:r w:rsidR="002121DC" w:rsidRPr="009F359C">
        <w:t xml:space="preserve">uality </w:t>
      </w:r>
      <w:r w:rsidR="00562D59">
        <w:t>E</w:t>
      </w:r>
      <w:r w:rsidR="002121DC" w:rsidRPr="009F359C">
        <w:t>stimator (KLE).</w:t>
      </w:r>
      <w:bookmarkEnd w:id="70"/>
      <w:bookmarkEnd w:id="71"/>
      <w:r w:rsidRPr="009F359C">
        <w:t xml:space="preserve"> </w:t>
      </w:r>
      <w:bookmarkStart w:id="72" w:name="OLE_LINK131"/>
      <w:bookmarkStart w:id="73" w:name="OLE_LINK132"/>
      <w:bookmarkEnd w:id="55"/>
      <w:bookmarkEnd w:id="56"/>
      <w:r w:rsidRPr="009F359C">
        <w:t>ETX</w:t>
      </w:r>
      <w:r w:rsidR="00381ABB" w:rsidRPr="009F359C">
        <w:t xml:space="preserve"> </w:t>
      </w:r>
      <w:r w:rsidR="00A41FE6" w:rsidRPr="009F359C">
        <w:t>[18]</w:t>
      </w:r>
      <w:r w:rsidR="00584F18" w:rsidRPr="009F359C">
        <w:t xml:space="preserve"> considers link asymmetry by calculating the PRR of the backward link and the forward link</w:t>
      </w:r>
      <w:bookmarkEnd w:id="72"/>
      <w:bookmarkEnd w:id="73"/>
      <w:r w:rsidRPr="009F359C">
        <w:t>. However,</w:t>
      </w:r>
      <w:r w:rsidR="000D7349" w:rsidRPr="009F359C">
        <w:t xml:space="preserve"> Koksal and Balakrishnan</w:t>
      </w:r>
      <w:r w:rsidRPr="009F359C">
        <w:t xml:space="preserve"> </w:t>
      </w:r>
      <w:r w:rsidR="00A41FE6" w:rsidRPr="009F359C">
        <w:t>[19]</w:t>
      </w:r>
      <w:r w:rsidR="003533C3" w:rsidRPr="009F359C">
        <w:t xml:space="preserve"> found that in congested networks, passive monitoring ETX overloaded</w:t>
      </w:r>
      <w:r w:rsidR="00562D59">
        <w:t>,</w:t>
      </w:r>
      <w:r w:rsidR="003533C3" w:rsidRPr="009F359C">
        <w:t xml:space="preserve"> since a large number of nodes d</w:t>
      </w:r>
      <w:r w:rsidR="00562D59">
        <w:t>id</w:t>
      </w:r>
      <w:r w:rsidR="003533C3" w:rsidRPr="009F359C">
        <w:t xml:space="preserve"> not receive packets to calculate ETX</w:t>
      </w:r>
      <w:r w:rsidRPr="009F359C">
        <w:t>.</w:t>
      </w:r>
      <w:r w:rsidR="000D7349" w:rsidRPr="009F359C">
        <w:t xml:space="preserve"> </w:t>
      </w:r>
      <w:r w:rsidRPr="009F359C">
        <w:t>FB</w:t>
      </w:r>
      <w:r w:rsidR="00381ABB" w:rsidRPr="009F359C">
        <w:t xml:space="preserve"> </w:t>
      </w:r>
      <w:r w:rsidR="00A41FE6" w:rsidRPr="009F359C">
        <w:t>[20]</w:t>
      </w:r>
      <w:r w:rsidRPr="009F359C">
        <w:t xml:space="preserve"> </w:t>
      </w:r>
      <w:r w:rsidR="000D7349" w:rsidRPr="009F359C">
        <w:t>link</w:t>
      </w:r>
      <w:r w:rsidRPr="009F359C">
        <w:t xml:space="preserve"> estimation is designed with four bits of information.</w:t>
      </w:r>
      <w:r w:rsidR="002B2E80" w:rsidRPr="009F359C">
        <w:t xml:space="preserve"> FB integrates RNP and WMEWMA with an EWMA filter to approximate the number of retransmissions</w:t>
      </w:r>
      <w:r w:rsidRPr="009F359C">
        <w:t>.</w:t>
      </w:r>
      <w:r w:rsidR="00C4647A" w:rsidRPr="009F359C">
        <w:t xml:space="preserve"> The authors in [21] performed a simulation to compare five LQEs</w:t>
      </w:r>
      <w:r w:rsidR="00562D59">
        <w:t>:</w:t>
      </w:r>
      <w:r w:rsidR="00C4647A" w:rsidRPr="009F359C">
        <w:t xml:space="preserve"> PRR, RNP, WMEWMA, ETX, and FB in smart-grid environments. The simulation result show</w:t>
      </w:r>
      <w:r w:rsidR="00562D59">
        <w:t>ed</w:t>
      </w:r>
      <w:r w:rsidR="00C4647A" w:rsidRPr="009F359C">
        <w:t xml:space="preserve"> that ETX and FB show</w:t>
      </w:r>
      <w:r w:rsidR="00562D59">
        <w:t>ed</w:t>
      </w:r>
      <w:r w:rsidR="00C4647A" w:rsidRPr="009F359C">
        <w:t xml:space="preserve"> better performance since ETX and FB consider</w:t>
      </w:r>
      <w:r w:rsidR="00562D59">
        <w:t>ed</w:t>
      </w:r>
      <w:r w:rsidR="00C4647A" w:rsidRPr="009F359C">
        <w:t xml:space="preserve"> the link asymmetry</w:t>
      </w:r>
      <w:r w:rsidRPr="009F359C">
        <w:t xml:space="preserve">. However, </w:t>
      </w:r>
      <w:commentRangeStart w:id="74"/>
      <w:r w:rsidR="00104808">
        <w:t xml:space="preserve">ETX and FB </w:t>
      </w:r>
      <w:r w:rsidR="00F1070B" w:rsidRPr="009F359C">
        <w:t>did</w:t>
      </w:r>
      <w:commentRangeEnd w:id="74"/>
      <w:r w:rsidR="00104808">
        <w:rPr>
          <w:rStyle w:val="CommentReference"/>
          <w:rFonts w:ascii="Times New Roman" w:hAnsi="Times New Roman"/>
          <w:snapToGrid/>
          <w:color w:val="auto"/>
          <w:lang w:eastAsia="en-US" w:bidi="ar-SA"/>
        </w:rPr>
        <w:commentReference w:id="74"/>
      </w:r>
      <w:r w:rsidR="00F1070B" w:rsidRPr="009F359C">
        <w:t xml:space="preserve"> </w:t>
      </w:r>
      <w:r w:rsidRPr="009F359C">
        <w:t xml:space="preserve">not consider burstiness </w:t>
      </w:r>
      <w:r w:rsidR="00576F0D" w:rsidRPr="009F359C">
        <w:t xml:space="preserve">in the </w:t>
      </w:r>
      <w:r w:rsidRPr="009F359C">
        <w:t>link</w:t>
      </w:r>
      <w:r w:rsidR="00576F0D" w:rsidRPr="009F359C">
        <w:t>s</w:t>
      </w:r>
      <w:r w:rsidRPr="009F359C">
        <w:t xml:space="preserve"> during their measurements.</w:t>
      </w:r>
    </w:p>
    <w:p w14:paraId="474BFF53" w14:textId="03E700F6" w:rsidR="00887D65" w:rsidRPr="009F359C" w:rsidRDefault="00887D65" w:rsidP="00FD68D3">
      <w:pPr>
        <w:pStyle w:val="MDPI31text"/>
      </w:pPr>
      <w:bookmarkStart w:id="75" w:name="OLE_LINK155"/>
      <w:r w:rsidRPr="009F359C">
        <w:t>In this study, we examine</w:t>
      </w:r>
      <w:r w:rsidR="00463B5E">
        <w:t>d</w:t>
      </w:r>
      <w:r w:rsidRPr="009F359C">
        <w:t xml:space="preserve"> the effect of the link quality on designing a MAC protocol </w:t>
      </w:r>
      <w:r w:rsidR="00FC1C29" w:rsidRPr="009F359C">
        <w:t xml:space="preserve">for industrial </w:t>
      </w:r>
      <w:r w:rsidRPr="009F359C">
        <w:t xml:space="preserve">wireless sensor networks. </w:t>
      </w:r>
      <w:bookmarkStart w:id="76" w:name="OLE_LINK71"/>
      <w:bookmarkStart w:id="77" w:name="OLE_LINK72"/>
      <w:r w:rsidRPr="009F359C">
        <w:t>Then, we propose</w:t>
      </w:r>
      <w:r w:rsidR="00463B5E">
        <w:t>d</w:t>
      </w:r>
      <w:r w:rsidRPr="009F359C">
        <w:t xml:space="preserve"> a link quality estimation</w:t>
      </w:r>
      <w:r w:rsidR="007B1980" w:rsidRPr="009F359C">
        <w:t xml:space="preserve"> mechanism</w:t>
      </w:r>
      <w:r w:rsidRPr="009F359C">
        <w:t xml:space="preserve"> that is based on counting the number of consecutive</w:t>
      </w:r>
      <w:r w:rsidR="00EF0A48" w:rsidRPr="009F359C">
        <w:t>ly</w:t>
      </w:r>
      <w:r w:rsidRPr="009F359C">
        <w:t xml:space="preserve"> </w:t>
      </w:r>
      <w:r w:rsidR="00EF0A48" w:rsidRPr="009F359C">
        <w:t>lost</w:t>
      </w:r>
      <w:r w:rsidRPr="009F359C">
        <w:t xml:space="preserve"> packet</w:t>
      </w:r>
      <w:r w:rsidR="00EF0A48" w:rsidRPr="009F359C">
        <w:t>s</w:t>
      </w:r>
      <w:r w:rsidRPr="009F359C">
        <w:t xml:space="preserve"> </w:t>
      </w:r>
      <w:r w:rsidR="00EF0A48" w:rsidRPr="009F359C">
        <w:t xml:space="preserve">on </w:t>
      </w:r>
      <w:r w:rsidRPr="009F359C">
        <w:t>each link at the receiv</w:t>
      </w:r>
      <w:r w:rsidR="00EF0A48" w:rsidRPr="009F359C">
        <w:t xml:space="preserve">ing end, as </w:t>
      </w:r>
      <w:r w:rsidRPr="009F359C">
        <w:t>calculated by the receiver node</w:t>
      </w:r>
      <w:r w:rsidR="00EF0A48" w:rsidRPr="009F359C">
        <w:t>.</w:t>
      </w:r>
      <w:r w:rsidRPr="009F359C">
        <w:t xml:space="preserve"> </w:t>
      </w:r>
      <w:bookmarkStart w:id="78" w:name="OLE_LINK147"/>
      <w:bookmarkStart w:id="79" w:name="OLE_LINK150"/>
      <w:r w:rsidR="00EF0A48" w:rsidRPr="009F359C">
        <w:t>The</w:t>
      </w:r>
      <w:r w:rsidRPr="009F359C">
        <w:t xml:space="preserve"> number of consecutive</w:t>
      </w:r>
      <w:r w:rsidR="00EF0A48" w:rsidRPr="009F359C">
        <w:t>ly</w:t>
      </w:r>
      <w:r w:rsidRPr="009F359C">
        <w:t xml:space="preserve"> </w:t>
      </w:r>
      <w:r w:rsidR="00EF0A48" w:rsidRPr="009F359C">
        <w:t>lost</w:t>
      </w:r>
      <w:r w:rsidRPr="009F359C">
        <w:t xml:space="preserve"> packet</w:t>
      </w:r>
      <w:r w:rsidR="00947A80" w:rsidRPr="009F359C">
        <w:t>s</w:t>
      </w:r>
      <w:bookmarkEnd w:id="78"/>
      <w:bookmarkEnd w:id="79"/>
      <w:r w:rsidRPr="009F359C">
        <w:t xml:space="preserve"> then </w:t>
      </w:r>
      <w:r w:rsidR="007C104F">
        <w:t xml:space="preserve">gave </w:t>
      </w:r>
      <w:r w:rsidRPr="009F359C">
        <w:t xml:space="preserve">the distribution of burstiness </w:t>
      </w:r>
      <w:r w:rsidR="001C12D8" w:rsidRPr="009F359C">
        <w:t xml:space="preserve">for </w:t>
      </w:r>
      <w:r w:rsidRPr="009F359C">
        <w:t xml:space="preserve">each link </w:t>
      </w:r>
      <w:r w:rsidR="00E579A7" w:rsidRPr="009F359C">
        <w:t>in</w:t>
      </w:r>
      <w:r w:rsidRPr="009F359C">
        <w:t xml:space="preserve"> the networks</w:t>
      </w:r>
      <w:bookmarkEnd w:id="75"/>
      <w:r w:rsidRPr="009F359C">
        <w:rPr>
          <w:color w:val="auto"/>
        </w:rPr>
        <w:t>.</w:t>
      </w:r>
      <w:r w:rsidR="00F61965" w:rsidRPr="009F359C">
        <w:rPr>
          <w:color w:val="auto"/>
        </w:rPr>
        <w:t xml:space="preserve"> In our propos</w:t>
      </w:r>
      <w:r w:rsidR="007C104F">
        <w:rPr>
          <w:color w:val="auto"/>
        </w:rPr>
        <w:t>al</w:t>
      </w:r>
      <w:r w:rsidR="00F61965" w:rsidRPr="009F359C">
        <w:rPr>
          <w:color w:val="auto"/>
        </w:rPr>
        <w:t xml:space="preserve">, </w:t>
      </w:r>
      <w:r w:rsidR="00734AC3" w:rsidRPr="009F359C">
        <w:rPr>
          <w:color w:val="auto"/>
        </w:rPr>
        <w:t>l</w:t>
      </w:r>
      <w:r w:rsidR="00F61965" w:rsidRPr="009F359C">
        <w:rPr>
          <w:color w:val="auto"/>
        </w:rPr>
        <w:t xml:space="preserve">ink quality measurement </w:t>
      </w:r>
      <w:r w:rsidR="007C104F">
        <w:rPr>
          <w:color w:val="auto"/>
        </w:rPr>
        <w:t>was</w:t>
      </w:r>
      <w:r w:rsidR="00F61965" w:rsidRPr="009F359C">
        <w:rPr>
          <w:color w:val="auto"/>
        </w:rPr>
        <w:t xml:space="preserve"> executed during network formation</w:t>
      </w:r>
      <w:r w:rsidR="007C104F">
        <w:rPr>
          <w:color w:val="auto"/>
        </w:rPr>
        <w:t>;</w:t>
      </w:r>
      <w:r w:rsidR="00F61965" w:rsidRPr="009F359C">
        <w:rPr>
          <w:color w:val="auto"/>
        </w:rPr>
        <w:t xml:space="preserve"> however, its result </w:t>
      </w:r>
      <w:r w:rsidR="007C104F">
        <w:rPr>
          <w:color w:val="auto"/>
        </w:rPr>
        <w:t xml:space="preserve">could </w:t>
      </w:r>
      <w:r w:rsidR="00F61965" w:rsidRPr="009F359C">
        <w:rPr>
          <w:color w:val="auto"/>
        </w:rPr>
        <w:t>be utilized during network working.</w:t>
      </w:r>
      <w:r w:rsidR="00406463" w:rsidRPr="009F359C">
        <w:rPr>
          <w:color w:val="auto"/>
        </w:rPr>
        <w:t xml:space="preserve"> </w:t>
      </w:r>
      <w:bookmarkStart w:id="80" w:name="OLE_LINK13"/>
      <w:bookmarkStart w:id="81" w:name="OLE_LINK14"/>
      <w:bookmarkStart w:id="82" w:name="OLE_LINK3"/>
      <w:bookmarkStart w:id="83" w:name="OLE_LINK4"/>
      <w:r w:rsidRPr="009F359C">
        <w:t xml:space="preserve">Furthermore, based on the new link quality estimator, we proposed a </w:t>
      </w:r>
      <w:r w:rsidR="00071157" w:rsidRPr="009F359C">
        <w:t xml:space="preserve">metric </w:t>
      </w:r>
      <w:r w:rsidRPr="009F359C">
        <w:t xml:space="preserve">called </w:t>
      </w:r>
      <w:r w:rsidR="00BA70FE" w:rsidRPr="009F359C">
        <w:t>the burstiness distribution metric, which is</w:t>
      </w:r>
      <w:r w:rsidRPr="009F359C">
        <w:t xml:space="preserve"> used for </w:t>
      </w:r>
      <w:bookmarkStart w:id="84" w:name="OLE_LINK156"/>
      <w:r w:rsidRPr="009F359C">
        <w:t>estimating the number of transmission</w:t>
      </w:r>
      <w:r w:rsidR="00030B32" w:rsidRPr="009F359C">
        <w:t>s</w:t>
      </w:r>
      <w:r w:rsidRPr="009F359C">
        <w:t xml:space="preserve"> </w:t>
      </w:r>
      <w:r w:rsidR="002D6817" w:rsidRPr="009F359C">
        <w:t>in order to</w:t>
      </w:r>
      <w:bookmarkEnd w:id="84"/>
      <w:r w:rsidR="002D6817" w:rsidRPr="009F359C">
        <w:t xml:space="preserve"> obtain </w:t>
      </w:r>
      <w:r w:rsidRPr="009F359C">
        <w:t xml:space="preserve">target </w:t>
      </w:r>
      <w:r w:rsidR="002D6817" w:rsidRPr="009F359C">
        <w:t xml:space="preserve">PRR </w:t>
      </w:r>
      <w:r w:rsidRPr="009F359C">
        <w:t xml:space="preserve">that can be used to find the shortest transmission path in routing </w:t>
      </w:r>
      <w:commentRangeStart w:id="85"/>
      <w:r w:rsidRPr="009F359C">
        <w:t>protocol</w:t>
      </w:r>
      <w:r w:rsidR="00825AAF">
        <w:t>.</w:t>
      </w:r>
      <w:r w:rsidRPr="009F359C">
        <w:t xml:space="preserve"> </w:t>
      </w:r>
      <w:r w:rsidR="00825AAF">
        <w:t xml:space="preserve">The metric can also be used for </w:t>
      </w:r>
      <w:r w:rsidRPr="009F359C">
        <w:t xml:space="preserve">designing </w:t>
      </w:r>
      <w:r w:rsidR="00A859B9" w:rsidRPr="009F359C">
        <w:t xml:space="preserve">a </w:t>
      </w:r>
      <w:r w:rsidRPr="009F359C">
        <w:t>MAC protocol for</w:t>
      </w:r>
      <w:r w:rsidR="00A859B9" w:rsidRPr="009F359C">
        <w:t xml:space="preserve"> the industrial</w:t>
      </w:r>
      <w:r w:rsidRPr="009F359C">
        <w:t xml:space="preserve"> wireless sensor network</w:t>
      </w:r>
      <w:r w:rsidR="005817FC" w:rsidRPr="009F359C">
        <w:t xml:space="preserve"> </w:t>
      </w:r>
      <w:bookmarkStart w:id="86" w:name="OLE_LINK11"/>
      <w:bookmarkStart w:id="87" w:name="OLE_LINK12"/>
      <w:r w:rsidR="005817FC" w:rsidRPr="009F359C">
        <w:t>or apply</w:t>
      </w:r>
      <w:r w:rsidR="00825AAF">
        <w:t>ing</w:t>
      </w:r>
      <w:r w:rsidR="005817FC" w:rsidRPr="009F359C">
        <w:t xml:space="preserve"> soft-sensor techniques </w:t>
      </w:r>
      <w:r w:rsidR="00970AAE" w:rsidRPr="009F359C">
        <w:t>[2</w:t>
      </w:r>
      <w:r w:rsidR="00120BFF" w:rsidRPr="009F359C">
        <w:t>2,</w:t>
      </w:r>
      <w:r w:rsidR="00970AAE" w:rsidRPr="009F359C">
        <w:t>23]</w:t>
      </w:r>
      <w:r w:rsidR="005817FC" w:rsidRPr="009F359C">
        <w:t xml:space="preserve"> to give real-time estimation for the link quality measurement.</w:t>
      </w:r>
      <w:bookmarkEnd w:id="80"/>
      <w:bookmarkEnd w:id="81"/>
      <w:commentRangeEnd w:id="85"/>
      <w:r w:rsidR="00825AAF">
        <w:rPr>
          <w:rStyle w:val="CommentReference"/>
          <w:rFonts w:ascii="Times New Roman" w:hAnsi="Times New Roman"/>
          <w:snapToGrid/>
          <w:color w:val="auto"/>
          <w:lang w:eastAsia="en-US" w:bidi="ar-SA"/>
        </w:rPr>
        <w:commentReference w:id="85"/>
      </w:r>
    </w:p>
    <w:p w14:paraId="498EF2B0" w14:textId="3C312D8D" w:rsidR="00887D65" w:rsidRPr="009F359C" w:rsidRDefault="00647CAE" w:rsidP="00FD68D3">
      <w:pPr>
        <w:pStyle w:val="MDPI31text"/>
      </w:pPr>
      <w:bookmarkStart w:id="88" w:name="OLE_LINK139"/>
      <w:bookmarkStart w:id="89" w:name="OLE_LINK142"/>
      <w:bookmarkStart w:id="90" w:name="OLE_LINK157"/>
      <w:bookmarkStart w:id="91" w:name="OLE_LINK158"/>
      <w:bookmarkEnd w:id="76"/>
      <w:bookmarkEnd w:id="77"/>
      <w:bookmarkEnd w:id="82"/>
      <w:bookmarkEnd w:id="83"/>
      <w:bookmarkEnd w:id="86"/>
      <w:bookmarkEnd w:id="87"/>
      <w:r w:rsidRPr="009F359C">
        <w:t xml:space="preserve">The </w:t>
      </w:r>
      <w:r w:rsidR="007E723E" w:rsidRPr="009F359C">
        <w:t xml:space="preserve">rest </w:t>
      </w:r>
      <w:r w:rsidRPr="009F359C">
        <w:t xml:space="preserve">of </w:t>
      </w:r>
      <w:r w:rsidR="007C104F">
        <w:t xml:space="preserve">the </w:t>
      </w:r>
      <w:r w:rsidRPr="009F359C">
        <w:t>paper is organized as follows</w:t>
      </w:r>
      <w:bookmarkEnd w:id="88"/>
      <w:bookmarkEnd w:id="89"/>
      <w:r w:rsidRPr="009F359C">
        <w:t xml:space="preserve">. In Section 2, we </w:t>
      </w:r>
      <w:r w:rsidR="007E723E" w:rsidRPr="009F359C">
        <w:t>describe</w:t>
      </w:r>
      <w:r w:rsidR="007C104F">
        <w:t>d</w:t>
      </w:r>
      <w:r w:rsidR="007E723E" w:rsidRPr="009F359C">
        <w:t xml:space="preserve"> </w:t>
      </w:r>
      <w:r w:rsidR="006E6F20" w:rsidRPr="009F359C">
        <w:t>the system model and</w:t>
      </w:r>
      <w:r w:rsidRPr="009F359C">
        <w:t xml:space="preserve"> </w:t>
      </w:r>
      <w:r w:rsidR="007C104F">
        <w:t xml:space="preserve">gave </w:t>
      </w:r>
      <w:r w:rsidR="0063669F" w:rsidRPr="009F359C">
        <w:t xml:space="preserve">a </w:t>
      </w:r>
      <w:r w:rsidRPr="009F359C">
        <w:t>link burstiness</w:t>
      </w:r>
      <w:r w:rsidR="001C6A98" w:rsidRPr="009F359C">
        <w:t xml:space="preserve"> research overview</w:t>
      </w:r>
      <w:bookmarkEnd w:id="90"/>
      <w:bookmarkEnd w:id="91"/>
      <w:r w:rsidRPr="009F359C">
        <w:t xml:space="preserve">. The proposed LQE </w:t>
      </w:r>
      <w:r w:rsidR="0063669F" w:rsidRPr="009F359C">
        <w:t>is</w:t>
      </w:r>
      <w:r w:rsidRPr="009F359C">
        <w:t xml:space="preserve"> described in Section 3. </w:t>
      </w:r>
      <w:bookmarkStart w:id="92" w:name="OLE_LINK162"/>
      <w:bookmarkStart w:id="93" w:name="OLE_LINK173"/>
      <w:r w:rsidRPr="009F359C">
        <w:t>In Section 4, we show</w:t>
      </w:r>
      <w:r w:rsidR="007C104F">
        <w:t>ed</w:t>
      </w:r>
      <w:r w:rsidRPr="009F359C">
        <w:t xml:space="preserve"> the </w:t>
      </w:r>
      <w:r w:rsidR="001A7E19" w:rsidRPr="009F359C">
        <w:t xml:space="preserve">performance </w:t>
      </w:r>
      <w:r w:rsidRPr="009F359C">
        <w:t xml:space="preserve">evaluation </w:t>
      </w:r>
      <w:r w:rsidR="0063669F" w:rsidRPr="009F359C">
        <w:t xml:space="preserve">from </w:t>
      </w:r>
      <w:r w:rsidRPr="009F359C">
        <w:t>our method</w:t>
      </w:r>
      <w:r w:rsidR="0063669F" w:rsidRPr="009F359C">
        <w:t>,</w:t>
      </w:r>
      <w:r w:rsidRPr="009F359C">
        <w:t xml:space="preserve"> and the conclusion</w:t>
      </w:r>
      <w:r w:rsidR="00374075" w:rsidRPr="009F359C">
        <w:t>s</w:t>
      </w:r>
      <w:r w:rsidRPr="009F359C">
        <w:t xml:space="preserve"> </w:t>
      </w:r>
      <w:r w:rsidR="00374075" w:rsidRPr="009F359C">
        <w:t>are</w:t>
      </w:r>
      <w:r w:rsidRPr="009F359C">
        <w:t xml:space="preserve"> given in Section 5.</w:t>
      </w:r>
      <w:bookmarkEnd w:id="92"/>
      <w:bookmarkEnd w:id="93"/>
    </w:p>
    <w:p w14:paraId="0C01141F" w14:textId="77777777" w:rsidR="003B0223" w:rsidRPr="009F359C" w:rsidRDefault="00FD68D3" w:rsidP="00FD68D3">
      <w:pPr>
        <w:pStyle w:val="MDPI21heading1"/>
      </w:pPr>
      <w:r w:rsidRPr="009F359C">
        <w:rPr>
          <w:lang w:eastAsia="zh-CN"/>
        </w:rPr>
        <w:t xml:space="preserve">2. </w:t>
      </w:r>
      <w:r w:rsidR="00B67A69" w:rsidRPr="009F359C">
        <w:t xml:space="preserve">System </w:t>
      </w:r>
      <w:r w:rsidRPr="009F359C">
        <w:t>Model</w:t>
      </w:r>
    </w:p>
    <w:p w14:paraId="206D95FF" w14:textId="77777777" w:rsidR="00AE20E5" w:rsidRPr="009F359C" w:rsidRDefault="00FD68D3" w:rsidP="00FD68D3">
      <w:pPr>
        <w:pStyle w:val="MDPI22heading2"/>
        <w:ind w:firstLine="0"/>
        <w:rPr>
          <w:noProof w:val="0"/>
        </w:rPr>
      </w:pPr>
      <w:r w:rsidRPr="009F359C">
        <w:rPr>
          <w:noProof w:val="0"/>
        </w:rPr>
        <w:t xml:space="preserve">2.1. </w:t>
      </w:r>
      <w:r w:rsidR="00AE20E5" w:rsidRPr="009F359C">
        <w:rPr>
          <w:noProof w:val="0"/>
        </w:rPr>
        <w:t xml:space="preserve">System and </w:t>
      </w:r>
      <w:r w:rsidRPr="009F359C">
        <w:rPr>
          <w:noProof w:val="0"/>
        </w:rPr>
        <w:t>Network Model</w:t>
      </w:r>
    </w:p>
    <w:p w14:paraId="27201BF9" w14:textId="740CD6CE" w:rsidR="003B0223" w:rsidRPr="009F359C" w:rsidRDefault="00AE20E5" w:rsidP="00FD68D3">
      <w:pPr>
        <w:pStyle w:val="MDPI31text"/>
      </w:pPr>
      <w:r w:rsidRPr="009F359C">
        <w:t>In this study, we focus</w:t>
      </w:r>
      <w:r w:rsidR="00EE2BEB">
        <w:t>ed</w:t>
      </w:r>
      <w:r w:rsidRPr="009F359C">
        <w:t xml:space="preserve"> on convergecast multi-hop networks that consist of one </w:t>
      </w:r>
      <w:r w:rsidR="001A7E19" w:rsidRPr="009F359C">
        <w:t xml:space="preserve">coordinator (sink) node </w:t>
      </w:r>
      <w:r w:rsidRPr="009F359C">
        <w:t xml:space="preserve">and some sensor </w:t>
      </w:r>
      <w:r w:rsidR="00CE303F" w:rsidRPr="009F359C">
        <w:t xml:space="preserve">nodes </w:t>
      </w:r>
      <w:r w:rsidR="009D7ECF" w:rsidRPr="009F359C">
        <w:t xml:space="preserve">in a </w:t>
      </w:r>
      <w:r w:rsidRPr="009F359C">
        <w:t>tree topology</w:t>
      </w:r>
      <w:r w:rsidR="001A7E19" w:rsidRPr="009F359C">
        <w:t>. All nodes are deployed randomly during network formation and they have identification numbers</w:t>
      </w:r>
      <w:r w:rsidRPr="009F359C">
        <w:t>.</w:t>
      </w:r>
      <w:bookmarkStart w:id="94" w:name="OLE_LINK178"/>
      <w:bookmarkStart w:id="95" w:name="OLE_LINK187"/>
      <w:bookmarkStart w:id="96" w:name="OLE_LINK174"/>
      <w:bookmarkStart w:id="97" w:name="OLE_LINK177"/>
      <w:r w:rsidR="003B3725" w:rsidRPr="009F359C">
        <w:t xml:space="preserve"> The communication between two nodes </w:t>
      </w:r>
      <w:r w:rsidR="002E50DB">
        <w:t xml:space="preserve">is </w:t>
      </w:r>
      <w:r w:rsidR="003B3725" w:rsidRPr="009F359C">
        <w:t xml:space="preserve">called </w:t>
      </w:r>
      <w:r w:rsidR="00EC0DF6">
        <w:t xml:space="preserve">a </w:t>
      </w:r>
      <w:r w:rsidR="003B3725" w:rsidRPr="009F359C">
        <w:t>tree</w:t>
      </w:r>
      <w:r w:rsidR="00391E82">
        <w:t>-</w:t>
      </w:r>
      <w:r w:rsidR="003B3725" w:rsidRPr="009F359C">
        <w:t xml:space="preserve">link if they have </w:t>
      </w:r>
      <w:r w:rsidR="00391E82">
        <w:t xml:space="preserve">a </w:t>
      </w:r>
      <w:r w:rsidR="00391E82" w:rsidRPr="009F359C">
        <w:t>pare</w:t>
      </w:r>
      <w:r w:rsidR="00391E82">
        <w:t>nt–child</w:t>
      </w:r>
      <w:r w:rsidR="00391E82" w:rsidRPr="009F359C">
        <w:t xml:space="preserve"> </w:t>
      </w:r>
      <w:r w:rsidR="003B3725" w:rsidRPr="009F359C">
        <w:t xml:space="preserve">relationship and exchange data through this link. The data of the sensor </w:t>
      </w:r>
      <w:r w:rsidR="00391E82">
        <w:t>are</w:t>
      </w:r>
      <w:r w:rsidR="003B3725" w:rsidRPr="009F359C">
        <w:t xml:space="preserve"> generated by sensor nodes and transmitted periodically through the tree</w:t>
      </w:r>
      <w:r w:rsidR="00391E82">
        <w:t>-</w:t>
      </w:r>
      <w:r w:rsidR="003B3725" w:rsidRPr="009F359C">
        <w:t>link to the sink.</w:t>
      </w:r>
      <w:bookmarkEnd w:id="94"/>
      <w:bookmarkEnd w:id="95"/>
    </w:p>
    <w:bookmarkEnd w:id="96"/>
    <w:bookmarkEnd w:id="97"/>
    <w:p w14:paraId="73735678" w14:textId="77777777" w:rsidR="009A2D9A" w:rsidRPr="009F359C" w:rsidRDefault="00FD68D3" w:rsidP="00FD68D3">
      <w:pPr>
        <w:pStyle w:val="MDPI22heading2"/>
        <w:ind w:firstLine="0"/>
        <w:rPr>
          <w:noProof w:val="0"/>
        </w:rPr>
      </w:pPr>
      <w:r w:rsidRPr="009F359C">
        <w:rPr>
          <w:noProof w:val="0"/>
        </w:rPr>
        <w:lastRenderedPageBreak/>
        <w:t xml:space="preserve">2.2. </w:t>
      </w:r>
      <w:r w:rsidR="00B85313" w:rsidRPr="009F359C">
        <w:rPr>
          <w:noProof w:val="0"/>
        </w:rPr>
        <w:t xml:space="preserve">Link </w:t>
      </w:r>
      <w:r w:rsidRPr="009F359C">
        <w:rPr>
          <w:noProof w:val="0"/>
        </w:rPr>
        <w:t>Burstiness Research Overview</w:t>
      </w:r>
    </w:p>
    <w:p w14:paraId="2AC938AC" w14:textId="7EEAF69B" w:rsidR="001432AB" w:rsidRPr="009F359C" w:rsidRDefault="00300E6C" w:rsidP="00FD68D3">
      <w:pPr>
        <w:pStyle w:val="MDPI31text"/>
      </w:pPr>
      <w:bookmarkStart w:id="98" w:name="OLE_LINK188"/>
      <w:bookmarkStart w:id="99" w:name="OLE_LINK189"/>
      <w:r w:rsidRPr="009F359C">
        <w:t xml:space="preserve">Physical property in wireless communications </w:t>
      </w:r>
      <w:r w:rsidR="00331F93">
        <w:t xml:space="preserve">exhibits </w:t>
      </w:r>
      <w:r w:rsidRPr="009F359C">
        <w:t>consecutive packet losses in a burst called a link burstiness</w:t>
      </w:r>
      <w:bookmarkEnd w:id="98"/>
      <w:bookmarkEnd w:id="99"/>
      <w:r w:rsidR="001432AB" w:rsidRPr="009F359C">
        <w:t>. The author</w:t>
      </w:r>
      <w:r w:rsidR="00BF5658" w:rsidRPr="009F359C">
        <w:t>s</w:t>
      </w:r>
      <w:r w:rsidR="001432AB" w:rsidRPr="009F359C">
        <w:t xml:space="preserve"> in </w:t>
      </w:r>
      <w:r w:rsidR="00970AAE" w:rsidRPr="009F359C">
        <w:t>[24</w:t>
      </w:r>
      <w:r w:rsidR="00DC7272" w:rsidRPr="009F359C">
        <w:t>,</w:t>
      </w:r>
      <w:r w:rsidR="00970AAE" w:rsidRPr="009F359C">
        <w:t>25]</w:t>
      </w:r>
      <w:r w:rsidR="001432AB" w:rsidRPr="009F359C">
        <w:t xml:space="preserve"> proposed mechanisms to solve the </w:t>
      </w:r>
      <w:r w:rsidR="002B41BB" w:rsidRPr="009F359C">
        <w:t>link burstiness</w:t>
      </w:r>
      <w:r w:rsidR="001432AB" w:rsidRPr="009F359C">
        <w:t xml:space="preserve"> problem. Srinivasan et al. </w:t>
      </w:r>
      <w:r w:rsidR="00970AAE" w:rsidRPr="009F359C">
        <w:t>[24]</w:t>
      </w:r>
      <w:r w:rsidR="001432AB" w:rsidRPr="009F359C">
        <w:t xml:space="preserve"> </w:t>
      </w:r>
      <w:r w:rsidR="00251D10" w:rsidRPr="009F359C">
        <w:t xml:space="preserve">proposed </w:t>
      </w:r>
      <w:r w:rsidR="001432AB" w:rsidRPr="009F359C">
        <w:t>a new metric</w:t>
      </w:r>
      <w:r w:rsidR="007F5E0E" w:rsidRPr="009F359C">
        <w:t>, denoted as</w:t>
      </w:r>
      <w:r w:rsidR="001432AB" w:rsidRPr="009F359C">
        <w:t xml:space="preserve"> β</w:t>
      </w:r>
      <w:r w:rsidR="00E97822" w:rsidRPr="009F359C">
        <w:t>, show</w:t>
      </w:r>
      <w:r w:rsidR="00331F93">
        <w:t>ing</w:t>
      </w:r>
      <w:r w:rsidR="00E97822" w:rsidRPr="009F359C">
        <w:t xml:space="preserve"> that providing an inter-packet delay of 500 ms can avoid link burstiness</w:t>
      </w:r>
      <w:r w:rsidR="001432AB" w:rsidRPr="009F359C">
        <w:t xml:space="preserve">. </w:t>
      </w:r>
      <w:r w:rsidR="00E54521" w:rsidRPr="009F359C">
        <w:t xml:space="preserve">Even </w:t>
      </w:r>
      <w:r w:rsidR="001432AB" w:rsidRPr="009F359C">
        <w:t xml:space="preserve">in the industrial </w:t>
      </w:r>
      <w:r w:rsidR="00E54521" w:rsidRPr="009F359C">
        <w:t>fields</w:t>
      </w:r>
      <w:r w:rsidR="001432AB" w:rsidRPr="009F359C">
        <w:t xml:space="preserve">, </w:t>
      </w:r>
      <w:r w:rsidR="00E54521" w:rsidRPr="009F359C">
        <w:t xml:space="preserve">a </w:t>
      </w:r>
      <w:r w:rsidR="001432AB" w:rsidRPr="009F359C">
        <w:t>500</w:t>
      </w:r>
      <w:r w:rsidR="00EA5DC8" w:rsidRPr="009F359C">
        <w:t xml:space="preserve"> </w:t>
      </w:r>
      <w:r w:rsidR="001432AB" w:rsidRPr="009F359C">
        <w:t>ms delay is a disadvantage for the network</w:t>
      </w:r>
      <w:r w:rsidR="00AE27C4" w:rsidRPr="009F359C">
        <w:t>;</w:t>
      </w:r>
      <w:r w:rsidR="001432AB" w:rsidRPr="009F359C">
        <w:t xml:space="preserve"> </w:t>
      </w:r>
      <w:bookmarkStart w:id="100" w:name="OLE_LINK192"/>
      <w:bookmarkStart w:id="101" w:name="OLE_LINK193"/>
      <w:commentRangeStart w:id="102"/>
      <w:r w:rsidR="00EC0DF6">
        <w:t xml:space="preserve">one should not have to wait for an extended period of time </w:t>
      </w:r>
      <w:r w:rsidR="00B56845" w:rsidRPr="009F359C">
        <w:t>to</w:t>
      </w:r>
      <w:commentRangeEnd w:id="102"/>
      <w:r w:rsidR="00EC0DF6">
        <w:rPr>
          <w:rStyle w:val="CommentReference"/>
          <w:rFonts w:ascii="Times New Roman" w:hAnsi="Times New Roman"/>
          <w:snapToGrid/>
          <w:color w:val="auto"/>
          <w:lang w:eastAsia="en-US" w:bidi="ar-SA"/>
        </w:rPr>
        <w:commentReference w:id="102"/>
      </w:r>
      <w:r w:rsidR="00B56845" w:rsidRPr="009F359C">
        <w:t xml:space="preserve"> prevent packet failure when a link burst occurs</w:t>
      </w:r>
      <w:bookmarkEnd w:id="100"/>
      <w:bookmarkEnd w:id="101"/>
      <w:r w:rsidR="001432AB" w:rsidRPr="009F359C">
        <w:t xml:space="preserve">. Munir et al. </w:t>
      </w:r>
      <w:r w:rsidR="00970AAE" w:rsidRPr="009F359C">
        <w:t>[25]</w:t>
      </w:r>
      <w:r w:rsidR="001432AB" w:rsidRPr="009F359C">
        <w:t xml:space="preserve"> propose</w:t>
      </w:r>
      <w:r w:rsidR="00665B51" w:rsidRPr="009F359C">
        <w:t>d</w:t>
      </w:r>
      <w:r w:rsidR="00D004EE" w:rsidRPr="009F359C">
        <w:t xml:space="preserve"> a</w:t>
      </w:r>
      <w:r w:rsidR="001432AB" w:rsidRPr="009F359C">
        <w:t xml:space="preserve"> maximum burst length</w:t>
      </w:r>
      <w:r w:rsidR="00D004EE" w:rsidRPr="009F359C">
        <w:t xml:space="preserve"> metric</w:t>
      </w:r>
      <w:r w:rsidR="001432AB" w:rsidRPr="009F359C">
        <w:t xml:space="preserve"> (</w:t>
      </w:r>
      <w:r w:rsidR="00DA27CA" w:rsidRPr="009F359C">
        <w:t xml:space="preserve">denoted </w:t>
      </w:r>
      <w:r w:rsidR="001432AB" w:rsidRPr="009F359C">
        <w:t>Bmax)</w:t>
      </w:r>
      <w:r w:rsidR="00EC0DF6">
        <w:t>,</w:t>
      </w:r>
      <w:r w:rsidR="00D004EE" w:rsidRPr="009F359C">
        <w:t xml:space="preserve"> </w:t>
      </w:r>
      <w:bookmarkStart w:id="103" w:name="OLE_LINK194"/>
      <w:bookmarkStart w:id="104" w:name="OLE_LINK195"/>
      <w:r w:rsidR="001432AB" w:rsidRPr="009F359C">
        <w:t>estimated by</w:t>
      </w:r>
      <w:r w:rsidR="00F559D8" w:rsidRPr="009F359C">
        <w:t xml:space="preserve"> </w:t>
      </w:r>
      <w:r w:rsidR="001432AB" w:rsidRPr="009F359C">
        <w:t>long experiment</w:t>
      </w:r>
      <w:bookmarkEnd w:id="103"/>
      <w:bookmarkEnd w:id="104"/>
      <w:r w:rsidR="00F559D8" w:rsidRPr="009F359C">
        <w:t xml:space="preserve"> data</w:t>
      </w:r>
      <w:r w:rsidR="001432AB" w:rsidRPr="009F359C">
        <w:t>.</w:t>
      </w:r>
      <w:r w:rsidR="00F559D8" w:rsidRPr="009F359C">
        <w:t xml:space="preserve"> </w:t>
      </w:r>
      <w:r w:rsidR="00C44CD2" w:rsidRPr="009F359C">
        <w:t>The authors connect</w:t>
      </w:r>
      <w:r w:rsidR="00EC0DF6">
        <w:t>ed</w:t>
      </w:r>
      <w:r w:rsidR="00C44CD2" w:rsidRPr="009F359C">
        <w:t xml:space="preserve"> the scheduling algorithm and the routing algorithm called the least-burst-route to reduce the total number of burst lengths on the route</w:t>
      </w:r>
      <w:r w:rsidR="001432AB" w:rsidRPr="009F359C">
        <w:t>. However, the algorithm to calculate Bmax</w:t>
      </w:r>
      <w:r w:rsidR="00100829" w:rsidRPr="009F359C">
        <w:t xml:space="preserve"> </w:t>
      </w:r>
      <w:r w:rsidR="00EC0DF6">
        <w:t>was</w:t>
      </w:r>
      <w:r w:rsidR="001432AB" w:rsidRPr="009F359C">
        <w:t xml:space="preserve"> </w:t>
      </w:r>
      <w:r w:rsidR="00281FE3" w:rsidRPr="009F359C">
        <w:t xml:space="preserve">based on </w:t>
      </w:r>
      <w:r w:rsidR="00D87DA7" w:rsidRPr="009F359C">
        <w:t xml:space="preserve">a </w:t>
      </w:r>
      <w:r w:rsidR="00281FE3" w:rsidRPr="009F359C">
        <w:t>long experiment data-trace before construct</w:t>
      </w:r>
      <w:r w:rsidR="00781AF3" w:rsidRPr="009F359C">
        <w:t>ing</w:t>
      </w:r>
      <w:r w:rsidR="00281FE3" w:rsidRPr="009F359C">
        <w:t xml:space="preserve"> the network. After processing the data-trace by computing the Bmax value, they appl</w:t>
      </w:r>
      <w:r w:rsidR="00EC0DF6">
        <w:t>ied</w:t>
      </w:r>
      <w:r w:rsidR="00281FE3" w:rsidRPr="009F359C">
        <w:t xml:space="preserve"> it to the sensor network. They d</w:t>
      </w:r>
      <w:r w:rsidR="002C3B30" w:rsidRPr="009F359C">
        <w:t>id not</w:t>
      </w:r>
      <w:r w:rsidR="00281FE3" w:rsidRPr="009F359C">
        <w:t xml:space="preserve"> calculate the metric during network construction</w:t>
      </w:r>
      <w:r w:rsidR="001432AB" w:rsidRPr="009F359C">
        <w:t xml:space="preserve">. </w:t>
      </w:r>
      <w:r w:rsidR="00835B59" w:rsidRPr="009F359C">
        <w:t xml:space="preserve">That </w:t>
      </w:r>
      <w:r w:rsidR="001432AB" w:rsidRPr="009F359C">
        <w:t xml:space="preserve">makes this algorithm hard to apply to </w:t>
      </w:r>
      <w:r w:rsidR="00835B59" w:rsidRPr="009F359C">
        <w:t xml:space="preserve">an </w:t>
      </w:r>
      <w:r w:rsidR="001432AB" w:rsidRPr="009F359C">
        <w:t>ad</w:t>
      </w:r>
      <w:r w:rsidR="00EC0DF6">
        <w:t xml:space="preserve"> </w:t>
      </w:r>
      <w:r w:rsidR="001432AB" w:rsidRPr="009F359C">
        <w:t>hoc network.</w:t>
      </w:r>
    </w:p>
    <w:bookmarkEnd w:id="12"/>
    <w:bookmarkEnd w:id="13"/>
    <w:p w14:paraId="048FFABA" w14:textId="77777777" w:rsidR="00B402AB" w:rsidRPr="009F359C" w:rsidRDefault="00FD68D3" w:rsidP="00FD68D3">
      <w:pPr>
        <w:pStyle w:val="MDPI21heading1"/>
      </w:pPr>
      <w:r w:rsidRPr="009F359C">
        <w:t xml:space="preserve">3. </w:t>
      </w:r>
      <w:r w:rsidR="00C50773" w:rsidRPr="009F359C">
        <w:t xml:space="preserve">Link </w:t>
      </w:r>
      <w:r w:rsidRPr="009F359C">
        <w:t xml:space="preserve">Quality Measurement </w:t>
      </w:r>
      <w:r w:rsidR="00C50773" w:rsidRPr="009F359C">
        <w:t xml:space="preserve">and the </w:t>
      </w:r>
      <w:r w:rsidRPr="009F359C">
        <w:t xml:space="preserve">Metric </w:t>
      </w:r>
      <w:r w:rsidR="00C50773" w:rsidRPr="009F359C">
        <w:t xml:space="preserve">for </w:t>
      </w:r>
      <w:r w:rsidRPr="009F359C">
        <w:t>Evaluating</w:t>
      </w:r>
    </w:p>
    <w:p w14:paraId="229255B0" w14:textId="77777777" w:rsidR="00B402AB" w:rsidRPr="009F359C" w:rsidRDefault="00FD68D3" w:rsidP="00FD68D3">
      <w:pPr>
        <w:pStyle w:val="MDPI22heading2"/>
        <w:ind w:firstLine="0"/>
        <w:rPr>
          <w:noProof w:val="0"/>
        </w:rPr>
      </w:pPr>
      <w:r w:rsidRPr="009F359C">
        <w:rPr>
          <w:noProof w:val="0"/>
        </w:rPr>
        <w:t xml:space="preserve">3.1. </w:t>
      </w:r>
      <w:r w:rsidR="00F00023" w:rsidRPr="009F359C">
        <w:rPr>
          <w:noProof w:val="0"/>
        </w:rPr>
        <w:t xml:space="preserve">Measure </w:t>
      </w:r>
      <w:r w:rsidRPr="009F359C">
        <w:rPr>
          <w:noProof w:val="0"/>
        </w:rPr>
        <w:t>Link Quality Principle</w:t>
      </w:r>
    </w:p>
    <w:p w14:paraId="62EE098B" w14:textId="4FDECA1D" w:rsidR="00AA57CB" w:rsidRPr="009F359C" w:rsidRDefault="008C0563" w:rsidP="00FD68D3">
      <w:pPr>
        <w:pStyle w:val="MDPI31text"/>
      </w:pPr>
      <w:bookmarkStart w:id="105" w:name="OLE_LINK29"/>
      <w:bookmarkStart w:id="106" w:name="OLE_LINK30"/>
      <w:r w:rsidRPr="009F359C">
        <w:t>To measure the link quality between two sensor nodes, probe packet</w:t>
      </w:r>
      <w:r w:rsidR="002168D6" w:rsidRPr="009F359C">
        <w:t>s</w:t>
      </w:r>
      <w:r w:rsidRPr="009F359C">
        <w:t xml:space="preserve"> </w:t>
      </w:r>
      <w:r w:rsidR="002168D6" w:rsidRPr="009F359C">
        <w:t xml:space="preserve">are </w:t>
      </w:r>
      <w:r w:rsidRPr="009F359C">
        <w:t xml:space="preserve">used </w:t>
      </w:r>
      <w:r w:rsidR="002168D6" w:rsidRPr="009F359C">
        <w:t>in which</w:t>
      </w:r>
      <w:r w:rsidRPr="009F359C">
        <w:t xml:space="preserve"> the number of probes is predefined. </w:t>
      </w:r>
      <w:r w:rsidR="002168D6" w:rsidRPr="009F359C">
        <w:t xml:space="preserve">Each </w:t>
      </w:r>
      <w:r w:rsidRPr="009F359C">
        <w:t xml:space="preserve">node generates </w:t>
      </w:r>
      <w:r w:rsidR="002168D6" w:rsidRPr="009F359C">
        <w:t xml:space="preserve">a </w:t>
      </w:r>
      <w:r w:rsidRPr="009F359C">
        <w:t>probe packet</w:t>
      </w:r>
      <w:r w:rsidR="00CC2F4B" w:rsidRPr="009F359C">
        <w:t>,</w:t>
      </w:r>
      <w:r w:rsidRPr="009F359C">
        <w:t xml:space="preserve"> </w:t>
      </w:r>
      <w:proofErr w:type="gramStart"/>
      <w:r w:rsidRPr="009F359C">
        <w:t>P(</w:t>
      </w:r>
      <w:proofErr w:type="gramEnd"/>
      <w:r w:rsidRPr="009F359C">
        <w:t>node_id, sequence)</w:t>
      </w:r>
      <w:r w:rsidR="00CC2F4B" w:rsidRPr="009F359C">
        <w:t>,</w:t>
      </w:r>
      <w:r w:rsidRPr="009F359C">
        <w:t xml:space="preserve"> in which </w:t>
      </w:r>
      <w:r w:rsidRPr="00A22E59">
        <w:rPr>
          <w:iCs/>
        </w:rPr>
        <w:t>sequence</w:t>
      </w:r>
      <w:r w:rsidRPr="00A22E59">
        <w:t xml:space="preserve"> is</w:t>
      </w:r>
      <w:r w:rsidRPr="009F359C">
        <w:t xml:space="preserve"> a sequence of probe packet</w:t>
      </w:r>
      <w:r w:rsidR="00CC2F4B" w:rsidRPr="009F359C">
        <w:t>s</w:t>
      </w:r>
      <w:r w:rsidRPr="009F359C">
        <w:t xml:space="preserve"> </w:t>
      </w:r>
      <w:r w:rsidR="00CC2F4B" w:rsidRPr="009F359C">
        <w:t xml:space="preserve">generated, </w:t>
      </w:r>
      <w:r w:rsidRPr="009F359C">
        <w:t>and</w:t>
      </w:r>
      <w:r w:rsidR="00CC2F4B" w:rsidRPr="009F359C">
        <w:t xml:space="preserve"> it</w:t>
      </w:r>
      <w:r w:rsidRPr="009F359C">
        <w:t xml:space="preserve"> increases from 1 </w:t>
      </w:r>
      <w:r w:rsidR="00CC2F4B" w:rsidRPr="009F359C">
        <w:t xml:space="preserve">up </w:t>
      </w:r>
      <w:r w:rsidRPr="009F359C">
        <w:t xml:space="preserve">to the number of probes. Upon receiving P(node_id, sequence), </w:t>
      </w:r>
      <w:r w:rsidR="002168D6" w:rsidRPr="009F359C">
        <w:t>the receiver</w:t>
      </w:r>
      <w:r w:rsidRPr="009F359C">
        <w:t xml:space="preserve"> calculate</w:t>
      </w:r>
      <w:r w:rsidR="006850B6">
        <w:t>s</w:t>
      </w:r>
      <w:r w:rsidRPr="009F359C">
        <w:t xml:space="preserve"> the burstiness value by using the sequence number in P for </w:t>
      </w:r>
      <w:r w:rsidR="002168D6" w:rsidRPr="009F359C">
        <w:t xml:space="preserve">the </w:t>
      </w:r>
      <w:r w:rsidRPr="009F359C">
        <w:t>sender node</w:t>
      </w:r>
      <w:r w:rsidR="00CC2F4B" w:rsidRPr="009F359C">
        <w:t xml:space="preserve"> and</w:t>
      </w:r>
      <w:r w:rsidRPr="009F359C">
        <w:t xml:space="preserve"> then sav</w:t>
      </w:r>
      <w:r w:rsidR="006850B6">
        <w:t>ing</w:t>
      </w:r>
      <w:r w:rsidR="002168D6" w:rsidRPr="009F359C">
        <w:t xml:space="preserve"> </w:t>
      </w:r>
      <w:r w:rsidR="00CC2F4B" w:rsidRPr="009F359C">
        <w:t xml:space="preserve">it </w:t>
      </w:r>
      <w:r w:rsidRPr="009F359C">
        <w:t xml:space="preserve">to the </w:t>
      </w:r>
      <w:r w:rsidR="00CC2F4B" w:rsidRPr="009F359C">
        <w:t xml:space="preserve">burstiness distribution list </w:t>
      </w:r>
      <w:r w:rsidRPr="009F359C">
        <w:t xml:space="preserve">(BDL). If </w:t>
      </w:r>
      <w:r w:rsidR="002168D6" w:rsidRPr="009F359C">
        <w:t xml:space="preserve">a </w:t>
      </w:r>
      <w:r w:rsidRPr="009F359C">
        <w:t xml:space="preserve">burstiness value </w:t>
      </w:r>
      <w:r w:rsidR="002168D6" w:rsidRPr="009F359C">
        <w:t>duplicate</w:t>
      </w:r>
      <w:r w:rsidR="00F769DC" w:rsidRPr="009F359C">
        <w:t>s</w:t>
      </w:r>
      <w:r w:rsidR="002168D6" w:rsidRPr="009F359C">
        <w:t xml:space="preserve"> others in</w:t>
      </w:r>
      <w:r w:rsidR="00F769DC" w:rsidRPr="009F359C">
        <w:t xml:space="preserve"> the</w:t>
      </w:r>
      <w:r w:rsidR="002168D6" w:rsidRPr="009F359C">
        <w:t xml:space="preserve"> B</w:t>
      </w:r>
      <w:r w:rsidR="00F769DC" w:rsidRPr="009F359C">
        <w:t>D</w:t>
      </w:r>
      <w:r w:rsidR="002168D6" w:rsidRPr="009F359C">
        <w:t>L</w:t>
      </w:r>
      <w:r w:rsidRPr="009F359C">
        <w:t xml:space="preserve">, the burstiness time count for </w:t>
      </w:r>
      <w:r w:rsidR="002168D6" w:rsidRPr="009F359C">
        <w:t xml:space="preserve">this </w:t>
      </w:r>
      <w:r w:rsidRPr="009F359C">
        <w:t>burstiness value increase</w:t>
      </w:r>
      <w:r w:rsidR="006850B6">
        <w:t>s</w:t>
      </w:r>
      <w:r w:rsidRPr="009F359C">
        <w:t xml:space="preserve"> by 1. For example</w:t>
      </w:r>
      <w:r w:rsidR="002168D6" w:rsidRPr="009F359C">
        <w:t>, let</w:t>
      </w:r>
      <w:r w:rsidR="00F769DC" w:rsidRPr="009F359C">
        <w:t xml:space="preserve"> us</w:t>
      </w:r>
      <w:r w:rsidR="002168D6" w:rsidRPr="009F359C">
        <w:t xml:space="preserve"> consider the measurement link quality for node</w:t>
      </w:r>
      <w:r w:rsidR="00F769DC" w:rsidRPr="009F359C">
        <w:t>s</w:t>
      </w:r>
      <w:r w:rsidR="002168D6" w:rsidRPr="009F359C">
        <w:t xml:space="preserve"> 1 and 4 in Fig</w:t>
      </w:r>
      <w:r w:rsidR="001C19BF" w:rsidRPr="009F359C">
        <w:t>ure</w:t>
      </w:r>
      <w:r w:rsidR="002168D6" w:rsidRPr="009F359C">
        <w:t xml:space="preserve"> 1</w:t>
      </w:r>
      <w:r w:rsidRPr="009F359C">
        <w:t xml:space="preserve">, </w:t>
      </w:r>
      <w:r w:rsidR="00F769DC" w:rsidRPr="009F359C">
        <w:t>where</w:t>
      </w:r>
      <w:r w:rsidR="002168D6" w:rsidRPr="009F359C">
        <w:t xml:space="preserve"> </w:t>
      </w:r>
      <w:r w:rsidRPr="009F359C">
        <w:t xml:space="preserve">node 1 received </w:t>
      </w:r>
      <w:r w:rsidR="002168D6" w:rsidRPr="009F359C">
        <w:t>a</w:t>
      </w:r>
      <w:r w:rsidRPr="009F359C">
        <w:t xml:space="preserve"> probe packet from node 4 with the sequence number 1, denoted by P(4, 1). </w:t>
      </w:r>
      <w:bookmarkStart w:id="107" w:name="OLE_LINK21"/>
      <w:bookmarkStart w:id="108" w:name="OLE_LINK22"/>
      <w:r w:rsidRPr="009F359C">
        <w:t xml:space="preserve">The next received probe packet from node 4 is P(4, </w:t>
      </w:r>
      <w:r w:rsidR="008A0331" w:rsidRPr="009F359C">
        <w:t>4</w:t>
      </w:r>
      <w:r w:rsidRPr="009F359C">
        <w:t>)</w:t>
      </w:r>
      <w:r w:rsidR="00F769DC" w:rsidRPr="009F359C">
        <w:t>,</w:t>
      </w:r>
      <w:r w:rsidRPr="009F359C">
        <w:t xml:space="preserve"> </w:t>
      </w:r>
      <w:r w:rsidR="00F769DC" w:rsidRPr="009F359C">
        <w:t>which</w:t>
      </w:r>
      <w:r w:rsidRPr="009F359C">
        <w:t xml:space="preserve"> means probe packet</w:t>
      </w:r>
      <w:r w:rsidR="00F769DC" w:rsidRPr="009F359C">
        <w:t>s</w:t>
      </w:r>
      <w:r w:rsidRPr="009F359C">
        <w:t xml:space="preserve"> P(4, </w:t>
      </w:r>
      <w:r w:rsidR="008A0331" w:rsidRPr="009F359C">
        <w:t>2</w:t>
      </w:r>
      <w:r w:rsidRPr="009F359C">
        <w:t xml:space="preserve">) and P(4, </w:t>
      </w:r>
      <w:r w:rsidR="008A0331" w:rsidRPr="009F359C">
        <w:t>3</w:t>
      </w:r>
      <w:r w:rsidRPr="009F359C">
        <w:t>)</w:t>
      </w:r>
      <w:r w:rsidR="003537A4" w:rsidRPr="009F359C">
        <w:t xml:space="preserve"> </w:t>
      </w:r>
      <w:r w:rsidR="00F769DC" w:rsidRPr="009F359C">
        <w:t>were</w:t>
      </w:r>
      <w:r w:rsidR="003537A4" w:rsidRPr="009F359C">
        <w:t xml:space="preserve"> lost due to burstiness</w:t>
      </w:r>
      <w:r w:rsidRPr="009F359C">
        <w:t xml:space="preserve">, </w:t>
      </w:r>
      <w:r w:rsidR="00F769DC" w:rsidRPr="009F359C">
        <w:t xml:space="preserve">and </w:t>
      </w:r>
      <w:r w:rsidRPr="009F359C">
        <w:t>thus</w:t>
      </w:r>
      <w:r w:rsidR="00F769DC" w:rsidRPr="009F359C">
        <w:t xml:space="preserve"> the</w:t>
      </w:r>
      <w:r w:rsidRPr="009F359C">
        <w:t xml:space="preserve"> burstiness value is 2.</w:t>
      </w:r>
      <w:bookmarkEnd w:id="107"/>
      <w:bookmarkEnd w:id="108"/>
      <w:r w:rsidRPr="009F359C">
        <w:t xml:space="preserve"> At this time</w:t>
      </w:r>
      <w:r w:rsidR="00F769DC" w:rsidRPr="009F359C">
        <w:t>,</w:t>
      </w:r>
      <w:r w:rsidRPr="009F359C">
        <w:t xml:space="preserve"> the </w:t>
      </w:r>
      <w:r w:rsidR="00F769DC" w:rsidRPr="009F359C">
        <w:t>current recei</w:t>
      </w:r>
      <w:r w:rsidR="006850B6">
        <w:t>v</w:t>
      </w:r>
      <w:r w:rsidR="00F769DC" w:rsidRPr="009F359C">
        <w:t>e</w:t>
      </w:r>
      <w:r w:rsidR="006850B6">
        <w:t>d</w:t>
      </w:r>
      <w:r w:rsidR="00F769DC" w:rsidRPr="009F359C">
        <w:t xml:space="preserve"> </w:t>
      </w:r>
      <w:r w:rsidRPr="009F359C">
        <w:t xml:space="preserve">probe packet is P(4, </w:t>
      </w:r>
      <w:r w:rsidR="008A0331" w:rsidRPr="009F359C">
        <w:t>4</w:t>
      </w:r>
      <w:r w:rsidRPr="009F359C">
        <w:t>)</w:t>
      </w:r>
      <w:r w:rsidR="00F769DC" w:rsidRPr="009F359C">
        <w:t>,</w:t>
      </w:r>
      <w:r w:rsidRPr="009F359C">
        <w:t xml:space="preserve"> and the receiver will receive the next probe packet and </w:t>
      </w:r>
      <w:r w:rsidR="00F769DC" w:rsidRPr="009F359C">
        <w:t xml:space="preserve">will again </w:t>
      </w:r>
      <w:r w:rsidRPr="009F359C">
        <w:t>calculate the burstiness value.</w:t>
      </w:r>
      <w:r w:rsidR="002168D6" w:rsidRPr="009F359C">
        <w:t xml:space="preserve"> </w:t>
      </w:r>
      <w:r w:rsidR="003537A4" w:rsidRPr="009F359C">
        <w:t>Assume that</w:t>
      </w:r>
      <w:r w:rsidR="002168D6" w:rsidRPr="009F359C">
        <w:t xml:space="preserve"> the </w:t>
      </w:r>
      <w:r w:rsidR="003537A4" w:rsidRPr="009F359C">
        <w:t xml:space="preserve">probe packet is P(4, </w:t>
      </w:r>
      <w:r w:rsidR="008A0331" w:rsidRPr="009F359C">
        <w:t>7</w:t>
      </w:r>
      <w:r w:rsidR="003537A4" w:rsidRPr="009F359C">
        <w:t>)</w:t>
      </w:r>
      <w:r w:rsidR="00F769DC" w:rsidRPr="009F359C">
        <w:t xml:space="preserve"> the next time</w:t>
      </w:r>
      <w:r w:rsidR="003537A4" w:rsidRPr="009F359C">
        <w:t xml:space="preserve">, so the burstiness value </w:t>
      </w:r>
      <w:r w:rsidR="00F769DC" w:rsidRPr="009F359C">
        <w:t>is again</w:t>
      </w:r>
      <w:r w:rsidR="003537A4" w:rsidRPr="009F359C">
        <w:t xml:space="preserve"> 2</w:t>
      </w:r>
      <w:r w:rsidRPr="009F359C">
        <w:t xml:space="preserve">, </w:t>
      </w:r>
      <w:r w:rsidR="00F769DC" w:rsidRPr="009F359C">
        <w:t xml:space="preserve">but </w:t>
      </w:r>
      <w:r w:rsidRPr="009F359C">
        <w:t xml:space="preserve">the burstiness time count will increase by 1 </w:t>
      </w:r>
      <w:r w:rsidR="003537A4" w:rsidRPr="009F359C">
        <w:t xml:space="preserve">to </w:t>
      </w:r>
      <w:r w:rsidR="00F769DC" w:rsidRPr="009F359C">
        <w:t>indicate</w:t>
      </w:r>
      <w:r w:rsidR="003537A4" w:rsidRPr="009F359C">
        <w:t xml:space="preserve"> that burstiness value 2 </w:t>
      </w:r>
      <w:r w:rsidR="00F769DC" w:rsidRPr="009F359C">
        <w:t>was</w:t>
      </w:r>
      <w:r w:rsidR="002168D6" w:rsidRPr="009F359C">
        <w:t xml:space="preserve"> duplicated</w:t>
      </w:r>
      <w:r w:rsidRPr="009F359C">
        <w:t xml:space="preserve">. </w:t>
      </w:r>
      <w:bookmarkStart w:id="109" w:name="OLE_LINK33"/>
      <w:bookmarkStart w:id="110" w:name="OLE_LINK34"/>
      <w:bookmarkStart w:id="111" w:name="OLE_LINK9"/>
      <w:bookmarkStart w:id="112" w:name="OLE_LINK10"/>
      <w:r w:rsidR="008A0331" w:rsidRPr="009F359C">
        <w:t xml:space="preserve">Let the result of </w:t>
      </w:r>
      <w:r w:rsidR="00F769DC" w:rsidRPr="009F359C">
        <w:t xml:space="preserve">a </w:t>
      </w:r>
      <w:r w:rsidR="008A0331" w:rsidRPr="009F359C">
        <w:t>transmission per link at</w:t>
      </w:r>
      <w:r w:rsidR="00F769DC" w:rsidRPr="009F359C">
        <w:t xml:space="preserve"> the</w:t>
      </w:r>
      <w:r w:rsidR="008A0331" w:rsidRPr="009F359C">
        <w:t xml:space="preserve"> </w:t>
      </w:r>
      <w:r w:rsidR="008A0331" w:rsidRPr="00E54CFF">
        <w:t>i</w:t>
      </w:r>
      <w:r w:rsidR="008A0331" w:rsidRPr="009F359C">
        <w:t>th sequence</w:t>
      </w:r>
      <w:bookmarkEnd w:id="109"/>
      <w:bookmarkEnd w:id="110"/>
      <w:r w:rsidR="008A0331" w:rsidRPr="009F359C">
        <w:t xml:space="preserve"> </w:t>
      </w:r>
      <w:r w:rsidR="00F769DC" w:rsidRPr="009F359C">
        <w:t>be</w:t>
      </w:r>
      <w:r w:rsidR="008A0331" w:rsidRPr="009F359C">
        <w:t xml:space="preserve"> </w:t>
      </w:r>
      <w:r w:rsidR="002538B3" w:rsidRPr="009F359C">
        <w:t>“</w:t>
      </w:r>
      <w:r w:rsidR="00D9525A" w:rsidRPr="009F359C">
        <w:t>S</w:t>
      </w:r>
      <w:r w:rsidR="002538B3" w:rsidRPr="009F359C">
        <w:t>”</w:t>
      </w:r>
      <w:r w:rsidR="00F769DC" w:rsidRPr="009F359C">
        <w:t xml:space="preserve"> if it was successful</w:t>
      </w:r>
      <w:r w:rsidR="008A0331" w:rsidRPr="009F359C">
        <w:t xml:space="preserve"> and </w:t>
      </w:r>
      <w:r w:rsidR="002538B3" w:rsidRPr="009F359C">
        <w:t>“</w:t>
      </w:r>
      <w:r w:rsidR="00D9525A" w:rsidRPr="009F359C">
        <w:t>F</w:t>
      </w:r>
      <w:r w:rsidR="002538B3" w:rsidRPr="009F359C">
        <w:t>”</w:t>
      </w:r>
      <w:r w:rsidR="008A0331" w:rsidRPr="009F359C">
        <w:t xml:space="preserve"> </w:t>
      </w:r>
      <w:bookmarkEnd w:id="111"/>
      <w:bookmarkEnd w:id="112"/>
      <w:r w:rsidR="008A0331" w:rsidRPr="009F359C">
        <w:t>if</w:t>
      </w:r>
      <w:r w:rsidR="00F769DC" w:rsidRPr="009F359C">
        <w:t xml:space="preserve"> it</w:t>
      </w:r>
      <w:r w:rsidR="008A0331" w:rsidRPr="009F359C">
        <w:t xml:space="preserve"> failed. With the above example of node 1 and node 4, we have the result of the transmission</w:t>
      </w:r>
      <w:r w:rsidR="00F769DC" w:rsidRPr="009F359C">
        <w:t>s</w:t>
      </w:r>
      <w:r w:rsidR="008A0331" w:rsidRPr="009F359C">
        <w:t xml:space="preserve"> after </w:t>
      </w:r>
      <w:r w:rsidR="00F769DC" w:rsidRPr="009F359C">
        <w:t>seven</w:t>
      </w:r>
      <w:r w:rsidR="008A0331" w:rsidRPr="009F359C">
        <w:t xml:space="preserve"> probe packet</w:t>
      </w:r>
      <w:r w:rsidR="00F769DC" w:rsidRPr="009F359C">
        <w:t>s</w:t>
      </w:r>
      <w:r w:rsidR="008A0331" w:rsidRPr="009F359C">
        <w:t xml:space="preserve"> </w:t>
      </w:r>
      <w:r w:rsidR="00F769DC" w:rsidRPr="009F359C">
        <w:t>a</w:t>
      </w:r>
      <w:r w:rsidR="008A0331" w:rsidRPr="009F359C">
        <w:t xml:space="preserve">s </w:t>
      </w:r>
      <w:r w:rsidR="002538B3" w:rsidRPr="009F359C">
        <w:t>“</w:t>
      </w:r>
      <w:r w:rsidR="00D9525A" w:rsidRPr="009F359C">
        <w:t>SFFSFFS</w:t>
      </w:r>
      <w:r w:rsidR="002538B3" w:rsidRPr="009F359C">
        <w:t>”</w:t>
      </w:r>
      <w:r w:rsidR="008A0331" w:rsidRPr="009F359C">
        <w:t xml:space="preserve">. </w:t>
      </w:r>
      <w:r w:rsidRPr="009F359C">
        <w:t>After finish</w:t>
      </w:r>
      <w:r w:rsidR="00F769DC" w:rsidRPr="009F359C">
        <w:t>ing</w:t>
      </w:r>
      <w:r w:rsidRPr="009F359C">
        <w:t xml:space="preserve"> the measure link quality</w:t>
      </w:r>
      <w:r w:rsidR="00F769DC" w:rsidRPr="009F359C">
        <w:t xml:space="preserve"> </w:t>
      </w:r>
      <w:r w:rsidRPr="009F359C">
        <w:t>(MLQ)</w:t>
      </w:r>
      <w:r w:rsidR="00F769DC" w:rsidRPr="009F359C">
        <w:t xml:space="preserve"> period</w:t>
      </w:r>
      <w:r w:rsidRPr="009F359C">
        <w:t xml:space="preserve">, we have </w:t>
      </w:r>
      <w:r w:rsidR="00F769DC" w:rsidRPr="009F359C">
        <w:t>the</w:t>
      </w:r>
      <w:r w:rsidRPr="009F359C">
        <w:t xml:space="preserve"> BDL </w:t>
      </w:r>
      <w:r w:rsidR="00C23612" w:rsidRPr="009F359C">
        <w:t>of a link</w:t>
      </w:r>
      <w:r w:rsidR="004747BC" w:rsidRPr="009F359C">
        <w:t xml:space="preserve"> with 1000 probe packets</w:t>
      </w:r>
      <w:r w:rsidR="0045780F" w:rsidRPr="009F359C">
        <w:t xml:space="preserve"> </w:t>
      </w:r>
      <w:r w:rsidR="00F769DC" w:rsidRPr="009F359C">
        <w:t>transmitted, as shown</w:t>
      </w:r>
      <w:r w:rsidR="00C23612" w:rsidRPr="009F359C">
        <w:t xml:space="preserve"> </w:t>
      </w:r>
      <w:r w:rsidRPr="009F359C">
        <w:t>in Table 1.</w:t>
      </w:r>
      <w:bookmarkEnd w:id="105"/>
      <w:bookmarkEnd w:id="106"/>
    </w:p>
    <w:p w14:paraId="5962EDB0" w14:textId="4F898D16" w:rsidR="001C19BF" w:rsidRPr="009F359C" w:rsidRDefault="001C19BF" w:rsidP="001C19BF">
      <w:pPr>
        <w:pStyle w:val="MDPI52figure"/>
        <w:rPr>
          <w:sz w:val="18"/>
        </w:rPr>
      </w:pPr>
      <w:r w:rsidRPr="009F359C">
        <w:rPr>
          <w:noProof/>
          <w:lang w:eastAsia="ko-KR" w:bidi="ar-SA"/>
        </w:rPr>
        <w:drawing>
          <wp:inline distT="0" distB="0" distL="0" distR="0" wp14:anchorId="762F2AA0" wp14:editId="0A8345EC">
            <wp:extent cx="3056844" cy="21214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113" cy="2159070"/>
                    </a:xfrm>
                    <a:prstGeom prst="rect">
                      <a:avLst/>
                    </a:prstGeom>
                    <a:noFill/>
                  </pic:spPr>
                </pic:pic>
              </a:graphicData>
            </a:graphic>
          </wp:inline>
        </w:drawing>
      </w:r>
    </w:p>
    <w:p w14:paraId="3D50BDB4" w14:textId="5C262B8C" w:rsidR="001C19BF" w:rsidRPr="009F359C" w:rsidRDefault="001C19BF" w:rsidP="001C19BF">
      <w:pPr>
        <w:pStyle w:val="MDPI51figurecaption"/>
        <w:jc w:val="center"/>
      </w:pPr>
      <w:commentRangeStart w:id="113"/>
      <w:r w:rsidRPr="009F359C">
        <w:rPr>
          <w:b/>
          <w:highlight w:val="green"/>
        </w:rPr>
        <w:t>Figure 1</w:t>
      </w:r>
      <w:commentRangeEnd w:id="113"/>
      <w:r w:rsidR="00C92D53" w:rsidRPr="009F359C">
        <w:rPr>
          <w:rStyle w:val="CommentReference"/>
          <w:rFonts w:ascii="Times New Roman" w:hAnsi="Times New Roman"/>
          <w:color w:val="auto"/>
          <w:lang w:eastAsia="en-US" w:bidi="ar-SA"/>
        </w:rPr>
        <w:commentReference w:id="113"/>
      </w:r>
      <w:r w:rsidRPr="009F359C">
        <w:rPr>
          <w:b/>
        </w:rPr>
        <w:t xml:space="preserve">. </w:t>
      </w:r>
      <w:r w:rsidRPr="009F359C">
        <w:t xml:space="preserve">An example </w:t>
      </w:r>
      <w:r w:rsidR="00E54CFF">
        <w:t xml:space="preserve">of a </w:t>
      </w:r>
      <w:r w:rsidRPr="009F359C">
        <w:t>network topology.</w:t>
      </w:r>
    </w:p>
    <w:p w14:paraId="60F0F3B5" w14:textId="77777777" w:rsidR="00FD68D3" w:rsidRPr="009F359C" w:rsidRDefault="00FD68D3">
      <w:pPr>
        <w:overflowPunct/>
        <w:autoSpaceDE/>
        <w:autoSpaceDN/>
        <w:adjustRightInd/>
        <w:spacing w:line="240" w:lineRule="auto"/>
        <w:ind w:firstLine="0"/>
        <w:jc w:val="left"/>
        <w:textAlignment w:val="auto"/>
        <w:rPr>
          <w:rFonts w:ascii="Palatino Linotype" w:hAnsi="Palatino Linotype"/>
          <w:b/>
          <w:color w:val="000000"/>
          <w:sz w:val="18"/>
          <w:szCs w:val="22"/>
          <w:lang w:eastAsia="de-DE" w:bidi="en-US"/>
        </w:rPr>
      </w:pPr>
      <w:bookmarkStart w:id="114" w:name="OLE_LINK140"/>
      <w:bookmarkStart w:id="115" w:name="OLE_LINK141"/>
      <w:r w:rsidRPr="009F359C">
        <w:rPr>
          <w:b/>
        </w:rPr>
        <w:br w:type="page"/>
      </w:r>
    </w:p>
    <w:p w14:paraId="16C25B45" w14:textId="3F899FB3" w:rsidR="00B402AB" w:rsidRPr="009F359C" w:rsidRDefault="009841F9" w:rsidP="009841F9">
      <w:pPr>
        <w:pStyle w:val="MDPI41tablecaption"/>
      </w:pPr>
      <w:r w:rsidRPr="009841F9">
        <w:rPr>
          <w:b/>
        </w:rPr>
        <w:lastRenderedPageBreak/>
        <w:t xml:space="preserve">Table 1. </w:t>
      </w:r>
      <w:r w:rsidR="00B91D05" w:rsidRPr="009F359C">
        <w:t xml:space="preserve">Burstiness </w:t>
      </w:r>
      <w:r w:rsidR="00F769DC" w:rsidRPr="009F359C">
        <w:t xml:space="preserve">distribution list </w:t>
      </w:r>
      <w:r w:rsidR="00B91D05" w:rsidRPr="009F359C">
        <w:t>(BDL) of a link after finish</w:t>
      </w:r>
      <w:r w:rsidR="00F769DC" w:rsidRPr="009F359C">
        <w:t>ing the</w:t>
      </w:r>
      <w:r w:rsidR="00B91D05" w:rsidRPr="009F359C">
        <w:t xml:space="preserve"> </w:t>
      </w:r>
      <w:r w:rsidR="00E54CFF" w:rsidRPr="009F359C">
        <w:t xml:space="preserve">measure link quality </w:t>
      </w:r>
      <w:r w:rsidR="00E54CFF">
        <w:t>(</w:t>
      </w:r>
      <w:r w:rsidR="00B91D05" w:rsidRPr="009F359C">
        <w:t>MLQ</w:t>
      </w:r>
      <w:r w:rsidR="00E54CFF">
        <w:t>)</w:t>
      </w:r>
      <w:r w:rsidR="00F769DC" w:rsidRPr="009F359C">
        <w:t xml:space="preserve"> period</w:t>
      </w:r>
      <w:r w:rsidR="00B402AB" w:rsidRPr="009F359C">
        <w:t>.</w:t>
      </w:r>
    </w:p>
    <w:tbl>
      <w:tblPr>
        <w:tblW w:w="0" w:type="auto"/>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601"/>
        <w:gridCol w:w="516"/>
        <w:gridCol w:w="516"/>
        <w:gridCol w:w="416"/>
        <w:gridCol w:w="316"/>
        <w:gridCol w:w="316"/>
      </w:tblGrid>
      <w:tr w:rsidR="00696A73" w:rsidRPr="009F359C" w14:paraId="1DE14464" w14:textId="77777777" w:rsidTr="00FD68D3">
        <w:trPr>
          <w:jc w:val="center"/>
        </w:trPr>
        <w:tc>
          <w:tcPr>
            <w:tcW w:w="0" w:type="auto"/>
            <w:tcBorders>
              <w:top w:val="single" w:sz="8" w:space="0" w:color="auto"/>
              <w:bottom w:val="single" w:sz="4" w:space="0" w:color="auto"/>
            </w:tcBorders>
            <w:shd w:val="clear" w:color="auto" w:fill="auto"/>
            <w:vAlign w:val="center"/>
          </w:tcPr>
          <w:bookmarkEnd w:id="114"/>
          <w:bookmarkEnd w:id="115"/>
          <w:p w14:paraId="39342ADA" w14:textId="77777777" w:rsidR="00696A73" w:rsidRPr="009F359C" w:rsidRDefault="00696A73" w:rsidP="00FD68D3">
            <w:pPr>
              <w:pStyle w:val="MDPI42tablebody"/>
              <w:autoSpaceDE w:val="0"/>
              <w:autoSpaceDN w:val="0"/>
              <w:spacing w:line="240" w:lineRule="auto"/>
              <w:rPr>
                <w:b/>
                <w:snapToGrid/>
              </w:rPr>
            </w:pPr>
            <w:r w:rsidRPr="009F359C">
              <w:rPr>
                <w:b/>
                <w:snapToGrid/>
              </w:rPr>
              <w:t xml:space="preserve">Burstiness </w:t>
            </w:r>
            <w:r w:rsidR="00FD68D3" w:rsidRPr="009F359C">
              <w:rPr>
                <w:b/>
                <w:snapToGrid/>
              </w:rPr>
              <w:t>Value</w:t>
            </w:r>
          </w:p>
        </w:tc>
        <w:tc>
          <w:tcPr>
            <w:tcW w:w="0" w:type="auto"/>
            <w:tcBorders>
              <w:top w:val="single" w:sz="8" w:space="0" w:color="auto"/>
              <w:bottom w:val="single" w:sz="4" w:space="0" w:color="auto"/>
            </w:tcBorders>
            <w:shd w:val="clear" w:color="auto" w:fill="auto"/>
            <w:vAlign w:val="center"/>
          </w:tcPr>
          <w:p w14:paraId="215CBD4C" w14:textId="77777777" w:rsidR="00696A73" w:rsidRPr="009F359C" w:rsidRDefault="00696A73" w:rsidP="00FD68D3">
            <w:pPr>
              <w:pStyle w:val="MDPI42tablebody"/>
              <w:autoSpaceDE w:val="0"/>
              <w:autoSpaceDN w:val="0"/>
              <w:spacing w:line="240" w:lineRule="auto"/>
              <w:rPr>
                <w:b/>
                <w:bCs/>
                <w:snapToGrid/>
              </w:rPr>
            </w:pPr>
            <w:r w:rsidRPr="009F359C">
              <w:rPr>
                <w:b/>
                <w:bCs/>
                <w:snapToGrid/>
              </w:rPr>
              <w:t>0</w:t>
            </w:r>
          </w:p>
        </w:tc>
        <w:tc>
          <w:tcPr>
            <w:tcW w:w="0" w:type="auto"/>
            <w:tcBorders>
              <w:top w:val="single" w:sz="8" w:space="0" w:color="auto"/>
              <w:bottom w:val="single" w:sz="4" w:space="0" w:color="auto"/>
            </w:tcBorders>
            <w:shd w:val="clear" w:color="auto" w:fill="auto"/>
            <w:vAlign w:val="center"/>
          </w:tcPr>
          <w:p w14:paraId="7DD6C6C0" w14:textId="77777777" w:rsidR="00696A73" w:rsidRPr="009F359C" w:rsidRDefault="00696A73" w:rsidP="00FD68D3">
            <w:pPr>
              <w:pStyle w:val="MDPI42tablebody"/>
              <w:autoSpaceDE w:val="0"/>
              <w:autoSpaceDN w:val="0"/>
              <w:spacing w:line="240" w:lineRule="auto"/>
              <w:rPr>
                <w:b/>
                <w:bCs/>
                <w:snapToGrid/>
              </w:rPr>
            </w:pPr>
            <w:r w:rsidRPr="009F359C">
              <w:rPr>
                <w:b/>
                <w:bCs/>
                <w:snapToGrid/>
              </w:rPr>
              <w:t>1</w:t>
            </w:r>
          </w:p>
        </w:tc>
        <w:tc>
          <w:tcPr>
            <w:tcW w:w="0" w:type="auto"/>
            <w:tcBorders>
              <w:top w:val="single" w:sz="8" w:space="0" w:color="auto"/>
              <w:bottom w:val="single" w:sz="4" w:space="0" w:color="auto"/>
            </w:tcBorders>
            <w:shd w:val="clear" w:color="auto" w:fill="auto"/>
            <w:vAlign w:val="center"/>
          </w:tcPr>
          <w:p w14:paraId="3393B228" w14:textId="77777777" w:rsidR="00696A73" w:rsidRPr="009F359C" w:rsidRDefault="00696A73" w:rsidP="00FD68D3">
            <w:pPr>
              <w:pStyle w:val="MDPI42tablebody"/>
              <w:autoSpaceDE w:val="0"/>
              <w:autoSpaceDN w:val="0"/>
              <w:spacing w:line="240" w:lineRule="auto"/>
              <w:rPr>
                <w:b/>
                <w:bCs/>
              </w:rPr>
            </w:pPr>
            <w:r w:rsidRPr="009F359C">
              <w:rPr>
                <w:b/>
                <w:bCs/>
              </w:rPr>
              <w:t>2</w:t>
            </w:r>
          </w:p>
        </w:tc>
        <w:tc>
          <w:tcPr>
            <w:tcW w:w="0" w:type="auto"/>
            <w:tcBorders>
              <w:top w:val="single" w:sz="8" w:space="0" w:color="auto"/>
              <w:bottom w:val="single" w:sz="4" w:space="0" w:color="auto"/>
            </w:tcBorders>
            <w:shd w:val="clear" w:color="auto" w:fill="auto"/>
            <w:vAlign w:val="center"/>
          </w:tcPr>
          <w:p w14:paraId="44266C7E" w14:textId="77777777" w:rsidR="00696A73" w:rsidRPr="009F359C" w:rsidRDefault="00696A73" w:rsidP="00FD68D3">
            <w:pPr>
              <w:pStyle w:val="MDPI42tablebody"/>
              <w:autoSpaceDE w:val="0"/>
              <w:autoSpaceDN w:val="0"/>
              <w:spacing w:line="240" w:lineRule="auto"/>
              <w:rPr>
                <w:b/>
                <w:bCs/>
              </w:rPr>
            </w:pPr>
            <w:r w:rsidRPr="009F359C">
              <w:rPr>
                <w:b/>
                <w:bCs/>
              </w:rPr>
              <w:t>3</w:t>
            </w:r>
          </w:p>
        </w:tc>
        <w:tc>
          <w:tcPr>
            <w:tcW w:w="0" w:type="auto"/>
            <w:tcBorders>
              <w:top w:val="single" w:sz="8" w:space="0" w:color="auto"/>
              <w:bottom w:val="single" w:sz="4" w:space="0" w:color="auto"/>
            </w:tcBorders>
            <w:shd w:val="clear" w:color="auto" w:fill="auto"/>
            <w:vAlign w:val="center"/>
          </w:tcPr>
          <w:p w14:paraId="111CEDF3" w14:textId="77777777" w:rsidR="00696A73" w:rsidRPr="009F359C" w:rsidRDefault="00696A73" w:rsidP="00FD68D3">
            <w:pPr>
              <w:pStyle w:val="MDPI42tablebody"/>
              <w:autoSpaceDE w:val="0"/>
              <w:autoSpaceDN w:val="0"/>
              <w:spacing w:line="240" w:lineRule="auto"/>
              <w:rPr>
                <w:b/>
                <w:bCs/>
              </w:rPr>
            </w:pPr>
            <w:r w:rsidRPr="009F359C">
              <w:rPr>
                <w:b/>
                <w:bCs/>
              </w:rPr>
              <w:t>4</w:t>
            </w:r>
          </w:p>
        </w:tc>
      </w:tr>
      <w:tr w:rsidR="00696A73" w:rsidRPr="009F359C" w14:paraId="73F42A3D" w14:textId="77777777" w:rsidTr="00FD68D3">
        <w:trPr>
          <w:jc w:val="center"/>
        </w:trPr>
        <w:tc>
          <w:tcPr>
            <w:tcW w:w="0" w:type="auto"/>
            <w:tcBorders>
              <w:top w:val="single" w:sz="4" w:space="0" w:color="auto"/>
            </w:tcBorders>
            <w:shd w:val="clear" w:color="auto" w:fill="auto"/>
            <w:vAlign w:val="center"/>
          </w:tcPr>
          <w:p w14:paraId="6609843F" w14:textId="77777777" w:rsidR="00696A73" w:rsidRPr="009841F9" w:rsidRDefault="00696A73" w:rsidP="00FD68D3">
            <w:pPr>
              <w:pStyle w:val="MDPI42tablebody"/>
              <w:autoSpaceDE w:val="0"/>
              <w:autoSpaceDN w:val="0"/>
              <w:spacing w:line="240" w:lineRule="auto"/>
              <w:rPr>
                <w:b/>
                <w:snapToGrid/>
                <w:highlight w:val="yellow"/>
              </w:rPr>
            </w:pPr>
            <w:commentRangeStart w:id="116"/>
            <w:r w:rsidRPr="009841F9">
              <w:rPr>
                <w:b/>
                <w:snapToGrid/>
                <w:highlight w:val="yellow"/>
              </w:rPr>
              <w:t>Burstiness time count</w:t>
            </w:r>
            <w:commentRangeEnd w:id="116"/>
            <w:r w:rsidR="009841F9">
              <w:rPr>
                <w:rStyle w:val="CommentReference"/>
                <w:rFonts w:ascii="Times New Roman" w:hAnsi="Times New Roman"/>
                <w:snapToGrid/>
                <w:color w:val="auto"/>
                <w:lang w:eastAsia="en-US" w:bidi="ar-SA"/>
              </w:rPr>
              <w:commentReference w:id="116"/>
            </w:r>
          </w:p>
        </w:tc>
        <w:tc>
          <w:tcPr>
            <w:tcW w:w="0" w:type="auto"/>
            <w:tcBorders>
              <w:top w:val="single" w:sz="4" w:space="0" w:color="auto"/>
            </w:tcBorders>
            <w:shd w:val="clear" w:color="auto" w:fill="auto"/>
            <w:vAlign w:val="center"/>
          </w:tcPr>
          <w:p w14:paraId="16234F83" w14:textId="77777777" w:rsidR="00696A73" w:rsidRPr="009F359C" w:rsidRDefault="00696A73" w:rsidP="00FD68D3">
            <w:pPr>
              <w:pStyle w:val="MDPI42tablebody"/>
              <w:autoSpaceDE w:val="0"/>
              <w:autoSpaceDN w:val="0"/>
              <w:spacing w:line="240" w:lineRule="auto"/>
              <w:rPr>
                <w:bCs/>
              </w:rPr>
            </w:pPr>
            <w:r w:rsidRPr="009F359C">
              <w:rPr>
                <w:bCs/>
              </w:rPr>
              <w:t>634</w:t>
            </w:r>
          </w:p>
        </w:tc>
        <w:tc>
          <w:tcPr>
            <w:tcW w:w="0" w:type="auto"/>
            <w:tcBorders>
              <w:top w:val="single" w:sz="4" w:space="0" w:color="auto"/>
            </w:tcBorders>
            <w:shd w:val="clear" w:color="auto" w:fill="auto"/>
            <w:vAlign w:val="center"/>
          </w:tcPr>
          <w:p w14:paraId="63AE1A45" w14:textId="77777777" w:rsidR="00696A73" w:rsidRPr="009F359C" w:rsidRDefault="00696A73" w:rsidP="00FD68D3">
            <w:pPr>
              <w:pStyle w:val="MDPI42tablebody"/>
              <w:autoSpaceDE w:val="0"/>
              <w:autoSpaceDN w:val="0"/>
              <w:spacing w:line="240" w:lineRule="auto"/>
              <w:rPr>
                <w:bCs/>
              </w:rPr>
            </w:pPr>
            <w:r w:rsidRPr="009F359C">
              <w:rPr>
                <w:bCs/>
              </w:rPr>
              <w:t>129</w:t>
            </w:r>
          </w:p>
        </w:tc>
        <w:tc>
          <w:tcPr>
            <w:tcW w:w="0" w:type="auto"/>
            <w:tcBorders>
              <w:top w:val="single" w:sz="4" w:space="0" w:color="auto"/>
            </w:tcBorders>
            <w:shd w:val="clear" w:color="auto" w:fill="auto"/>
            <w:vAlign w:val="center"/>
          </w:tcPr>
          <w:p w14:paraId="2932C66C" w14:textId="77777777" w:rsidR="00696A73" w:rsidRPr="009F359C" w:rsidRDefault="00696A73" w:rsidP="00FD68D3">
            <w:pPr>
              <w:pStyle w:val="MDPI42tablebody"/>
              <w:autoSpaceDE w:val="0"/>
              <w:autoSpaceDN w:val="0"/>
              <w:spacing w:line="240" w:lineRule="auto"/>
              <w:rPr>
                <w:bCs/>
              </w:rPr>
            </w:pPr>
            <w:r w:rsidRPr="009F359C">
              <w:rPr>
                <w:bCs/>
              </w:rPr>
              <w:t>31</w:t>
            </w:r>
          </w:p>
        </w:tc>
        <w:tc>
          <w:tcPr>
            <w:tcW w:w="0" w:type="auto"/>
            <w:tcBorders>
              <w:top w:val="single" w:sz="4" w:space="0" w:color="auto"/>
            </w:tcBorders>
            <w:shd w:val="clear" w:color="auto" w:fill="auto"/>
            <w:vAlign w:val="center"/>
          </w:tcPr>
          <w:p w14:paraId="1BF2F2A8" w14:textId="77777777" w:rsidR="00696A73" w:rsidRPr="009F359C" w:rsidRDefault="00696A73" w:rsidP="00FD68D3">
            <w:pPr>
              <w:pStyle w:val="MDPI42tablebody"/>
              <w:autoSpaceDE w:val="0"/>
              <w:autoSpaceDN w:val="0"/>
              <w:spacing w:line="240" w:lineRule="auto"/>
              <w:rPr>
                <w:bCs/>
              </w:rPr>
            </w:pPr>
            <w:r w:rsidRPr="009F359C">
              <w:rPr>
                <w:bCs/>
              </w:rPr>
              <w:t>2</w:t>
            </w:r>
          </w:p>
        </w:tc>
        <w:tc>
          <w:tcPr>
            <w:tcW w:w="0" w:type="auto"/>
            <w:tcBorders>
              <w:top w:val="single" w:sz="4" w:space="0" w:color="auto"/>
            </w:tcBorders>
            <w:shd w:val="clear" w:color="auto" w:fill="auto"/>
            <w:vAlign w:val="center"/>
          </w:tcPr>
          <w:p w14:paraId="5253CD34" w14:textId="77777777" w:rsidR="00696A73" w:rsidRPr="009F359C" w:rsidRDefault="00696A73" w:rsidP="00FD68D3">
            <w:pPr>
              <w:pStyle w:val="MDPI42tablebody"/>
              <w:autoSpaceDE w:val="0"/>
              <w:autoSpaceDN w:val="0"/>
              <w:spacing w:line="240" w:lineRule="auto"/>
              <w:rPr>
                <w:bCs/>
              </w:rPr>
            </w:pPr>
            <w:r w:rsidRPr="009F359C">
              <w:rPr>
                <w:bCs/>
              </w:rPr>
              <w:t>1</w:t>
            </w:r>
          </w:p>
        </w:tc>
      </w:tr>
    </w:tbl>
    <w:p w14:paraId="79056B01" w14:textId="63902729" w:rsidR="00D64916" w:rsidRPr="009F359C" w:rsidRDefault="00F769DC" w:rsidP="009841F9">
      <w:pPr>
        <w:pStyle w:val="MDPI31text"/>
        <w:spacing w:before="240"/>
      </w:pPr>
      <w:bookmarkStart w:id="117" w:name="OLE_LINK31"/>
      <w:bookmarkStart w:id="118" w:name="OLE_LINK32"/>
      <w:r w:rsidRPr="009F359C">
        <w:t>Consider</w:t>
      </w:r>
      <w:r w:rsidR="00FA42B6" w:rsidRPr="009F359C">
        <w:t xml:space="preserve"> the relationship between </w:t>
      </w:r>
      <w:r w:rsidR="00030C13" w:rsidRPr="009F359C">
        <w:t>burstiness value and burstiness time count in</w:t>
      </w:r>
      <w:r w:rsidRPr="009F359C">
        <w:t xml:space="preserve"> the</w:t>
      </w:r>
      <w:r w:rsidR="00030C13" w:rsidRPr="009F359C">
        <w:t xml:space="preserve"> BDL</w:t>
      </w:r>
      <w:r w:rsidR="00FA42B6" w:rsidRPr="009F359C">
        <w:t>. The burstiness value is defined as the number of consecutive loss</w:t>
      </w:r>
      <w:r w:rsidRPr="009F359C">
        <w:t>es</w:t>
      </w:r>
      <w:r w:rsidR="00FA42B6" w:rsidRPr="009F359C">
        <w:t xml:space="preserve"> during probe</w:t>
      </w:r>
      <w:r w:rsidR="004747BC" w:rsidRPr="009F359C">
        <w:t xml:space="preserve"> packet</w:t>
      </w:r>
      <w:r w:rsidR="00FA42B6" w:rsidRPr="009F359C">
        <w:t xml:space="preserve"> transmission, and the burstiness time count </w:t>
      </w:r>
      <w:commentRangeStart w:id="119"/>
      <w:r w:rsidR="00A45655">
        <w:t xml:space="preserve">is </w:t>
      </w:r>
      <w:r w:rsidR="00FA42B6" w:rsidRPr="009F359C">
        <w:t>define</w:t>
      </w:r>
      <w:r w:rsidR="00A45655">
        <w:t>d</w:t>
      </w:r>
      <w:r w:rsidR="00FA42B6" w:rsidRPr="009F359C">
        <w:t xml:space="preserve"> </w:t>
      </w:r>
      <w:r w:rsidR="00A45655">
        <w:t xml:space="preserve">as </w:t>
      </w:r>
      <w:commentRangeEnd w:id="119"/>
      <w:r w:rsidR="00A45655">
        <w:rPr>
          <w:rStyle w:val="CommentReference"/>
          <w:rFonts w:ascii="Times New Roman" w:hAnsi="Times New Roman"/>
          <w:snapToGrid/>
          <w:color w:val="auto"/>
          <w:lang w:eastAsia="en-US" w:bidi="ar-SA"/>
        </w:rPr>
        <w:commentReference w:id="119"/>
      </w:r>
      <w:r w:rsidR="00FA42B6" w:rsidRPr="009F359C">
        <w:t xml:space="preserve">the </w:t>
      </w:r>
      <w:r w:rsidR="00D855FC" w:rsidRPr="009F359C">
        <w:t xml:space="preserve">number of </w:t>
      </w:r>
      <w:r w:rsidR="00FA42B6" w:rsidRPr="009F359C">
        <w:t>time</w:t>
      </w:r>
      <w:r w:rsidR="00D855FC" w:rsidRPr="009F359C">
        <w:t>s the</w:t>
      </w:r>
      <w:r w:rsidR="00FA42B6" w:rsidRPr="009F359C">
        <w:t xml:space="preserve"> burstiness value </w:t>
      </w:r>
      <w:r w:rsidR="00D855FC" w:rsidRPr="009F359C">
        <w:t>appeared</w:t>
      </w:r>
      <w:r w:rsidR="00FA42B6" w:rsidRPr="009F359C">
        <w:t>. For example,</w:t>
      </w:r>
      <w:r w:rsidR="004747BC" w:rsidRPr="009F359C">
        <w:t xml:space="preserve"> in Table 1,</w:t>
      </w:r>
      <w:r w:rsidR="0045780F" w:rsidRPr="009F359C">
        <w:t xml:space="preserve"> after </w:t>
      </w:r>
      <w:r w:rsidR="00D855FC" w:rsidRPr="009F359C">
        <w:t xml:space="preserve">transmitting </w:t>
      </w:r>
      <w:r w:rsidR="0045780F" w:rsidRPr="009F359C">
        <w:t xml:space="preserve">1000 probe packets, </w:t>
      </w:r>
      <w:bookmarkStart w:id="120" w:name="OLE_LINK75"/>
      <w:bookmarkStart w:id="121" w:name="OLE_LINK76"/>
      <w:r w:rsidR="00D855FC" w:rsidRPr="009F359C">
        <w:t xml:space="preserve">a </w:t>
      </w:r>
      <w:r w:rsidR="004747BC" w:rsidRPr="009F359C">
        <w:t xml:space="preserve">burstiness value </w:t>
      </w:r>
      <w:r w:rsidR="00D855FC" w:rsidRPr="009F359C">
        <w:t xml:space="preserve">of </w:t>
      </w:r>
      <w:r w:rsidR="004747BC" w:rsidRPr="009F359C">
        <w:t xml:space="preserve">0 </w:t>
      </w:r>
      <w:r w:rsidR="00D855FC" w:rsidRPr="009F359C">
        <w:t>occurred</w:t>
      </w:r>
      <w:r w:rsidR="004747BC" w:rsidRPr="009F359C">
        <w:t xml:space="preserve"> 634 times</w:t>
      </w:r>
      <w:bookmarkEnd w:id="120"/>
      <w:bookmarkEnd w:id="121"/>
      <w:r w:rsidR="008A0331" w:rsidRPr="009F359C">
        <w:t xml:space="preserve">, </w:t>
      </w:r>
      <w:r w:rsidR="00D855FC" w:rsidRPr="009F359C">
        <w:t xml:space="preserve">a </w:t>
      </w:r>
      <w:r w:rsidR="008A0331" w:rsidRPr="009F359C">
        <w:t xml:space="preserve">burstiness value </w:t>
      </w:r>
      <w:r w:rsidR="00D855FC" w:rsidRPr="009F359C">
        <w:t xml:space="preserve">of </w:t>
      </w:r>
      <w:r w:rsidR="008A0331" w:rsidRPr="009F359C">
        <w:t xml:space="preserve">1 </w:t>
      </w:r>
      <w:r w:rsidR="00D855FC" w:rsidRPr="009F359C">
        <w:t>occurred</w:t>
      </w:r>
      <w:r w:rsidR="008A0331" w:rsidRPr="009F359C">
        <w:t xml:space="preserve"> 129 times, and so on. It means that in </w:t>
      </w:r>
      <w:r w:rsidR="00D855FC" w:rsidRPr="009F359C">
        <w:t xml:space="preserve">the </w:t>
      </w:r>
      <w:r w:rsidR="008A0331" w:rsidRPr="009F359C">
        <w:t>1000 probe packets transmitted, 634 times</w:t>
      </w:r>
      <w:r w:rsidR="00D9525A" w:rsidRPr="009F359C">
        <w:t xml:space="preserve"> the result of transmission </w:t>
      </w:r>
      <w:r w:rsidR="00D855FC" w:rsidRPr="009F359C">
        <w:t>was</w:t>
      </w:r>
      <w:r w:rsidR="00D9525A" w:rsidRPr="009F359C">
        <w:t xml:space="preserve"> </w:t>
      </w:r>
      <w:r w:rsidR="002538B3" w:rsidRPr="009F359C">
        <w:t>“</w:t>
      </w:r>
      <w:r w:rsidR="00D9525A" w:rsidRPr="009F359C">
        <w:t>SS</w:t>
      </w:r>
      <w:r w:rsidR="002538B3" w:rsidRPr="009F359C">
        <w:t>”</w:t>
      </w:r>
      <w:r w:rsidR="00D855FC" w:rsidRPr="009F359C">
        <w:t xml:space="preserve"> and</w:t>
      </w:r>
      <w:r w:rsidR="00D9525A" w:rsidRPr="009F359C">
        <w:t xml:space="preserve"> 129 times the result of transmission </w:t>
      </w:r>
      <w:r w:rsidR="00D855FC" w:rsidRPr="009F359C">
        <w:t>was</w:t>
      </w:r>
      <w:r w:rsidR="008A0331" w:rsidRPr="009F359C">
        <w:t xml:space="preserve"> </w:t>
      </w:r>
      <w:r w:rsidR="002538B3" w:rsidRPr="009F359C">
        <w:t>“</w:t>
      </w:r>
      <w:r w:rsidR="00D9525A" w:rsidRPr="009F359C">
        <w:t>SFS</w:t>
      </w:r>
      <w:r w:rsidR="002538B3" w:rsidRPr="009F359C">
        <w:t>”</w:t>
      </w:r>
      <w:r w:rsidR="00D9525A" w:rsidRPr="009F359C">
        <w:t xml:space="preserve">, </w:t>
      </w:r>
      <w:r w:rsidR="00D855FC" w:rsidRPr="009F359C">
        <w:t>and so on</w:t>
      </w:r>
      <w:bookmarkEnd w:id="117"/>
      <w:bookmarkEnd w:id="118"/>
      <w:r w:rsidR="00D855FC" w:rsidRPr="009F359C">
        <w:t xml:space="preserve">. </w:t>
      </w:r>
      <w:r w:rsidR="00D9525A" w:rsidRPr="009F359C">
        <w:t>W</w:t>
      </w:r>
      <w:r w:rsidR="00FA42B6" w:rsidRPr="009F359C">
        <w:t xml:space="preserve">ith </w:t>
      </w:r>
      <w:r w:rsidR="00FC43AF" w:rsidRPr="009F359C">
        <w:t>a</w:t>
      </w:r>
      <w:r w:rsidR="00FA42B6" w:rsidRPr="009F359C">
        <w:t xml:space="preserve"> link </w:t>
      </w:r>
      <w:r w:rsidR="00FC43AF" w:rsidRPr="009F359C">
        <w:t>of</w:t>
      </w:r>
      <w:r w:rsidR="00FA42B6" w:rsidRPr="009F359C">
        <w:t xml:space="preserve"> good quality, the burstiness value will be small</w:t>
      </w:r>
      <w:r w:rsidR="00FC43AF" w:rsidRPr="009F359C">
        <w:t>,</w:t>
      </w:r>
      <w:r w:rsidR="00FA42B6" w:rsidRPr="009F359C">
        <w:t xml:space="preserve"> </w:t>
      </w:r>
      <w:r w:rsidR="00FC43AF" w:rsidRPr="009F359C">
        <w:t>whereas</w:t>
      </w:r>
      <w:r w:rsidR="00FA42B6" w:rsidRPr="009F359C">
        <w:t xml:space="preserve"> the burstiness time count will be large</w:t>
      </w:r>
      <w:r w:rsidR="00BC6D11" w:rsidRPr="009F359C">
        <w:t xml:space="preserve"> </w:t>
      </w:r>
      <w:r w:rsidR="00FC43AF" w:rsidRPr="009F359C">
        <w:t>for the</w:t>
      </w:r>
      <w:r w:rsidR="00BC6D11" w:rsidRPr="009F359C">
        <w:t xml:space="preserve"> min</w:t>
      </w:r>
      <w:r w:rsidR="00FC43AF" w:rsidRPr="009F359C">
        <w:t>imum</w:t>
      </w:r>
      <w:r w:rsidR="00BC6D11" w:rsidRPr="009F359C">
        <w:t xml:space="preserve"> burstiness value</w:t>
      </w:r>
      <w:r w:rsidR="00FA42B6" w:rsidRPr="009F359C">
        <w:t>.</w:t>
      </w:r>
      <w:r w:rsidR="00D9525A" w:rsidRPr="009F359C">
        <w:t xml:space="preserve"> </w:t>
      </w:r>
      <w:r w:rsidR="00FC43AF" w:rsidRPr="009F359C">
        <w:t>Conversely</w:t>
      </w:r>
      <w:r w:rsidR="00BE36C6" w:rsidRPr="009F359C">
        <w:t xml:space="preserve">, </w:t>
      </w:r>
      <w:r w:rsidR="00FC43AF" w:rsidRPr="009F359C">
        <w:t xml:space="preserve">a </w:t>
      </w:r>
      <w:r w:rsidR="00BE36C6" w:rsidRPr="009F359C">
        <w:t>bad link has a high</w:t>
      </w:r>
      <w:r w:rsidR="00922786" w:rsidRPr="009F359C">
        <w:t>er</w:t>
      </w:r>
      <w:r w:rsidR="00BE36C6" w:rsidRPr="009F359C">
        <w:t xml:space="preserve"> burstiness value and</w:t>
      </w:r>
      <w:r w:rsidR="00BC5360" w:rsidRPr="009F359C">
        <w:t xml:space="preserve"> a</w:t>
      </w:r>
      <w:r w:rsidR="00BE36C6" w:rsidRPr="009F359C">
        <w:t xml:space="preserve"> low burstiness time count </w:t>
      </w:r>
      <w:r w:rsidR="00BC5360" w:rsidRPr="009F359C">
        <w:t xml:space="preserve">for the </w:t>
      </w:r>
      <w:r w:rsidR="00BC6D11" w:rsidRPr="009F359C">
        <w:t>min</w:t>
      </w:r>
      <w:r w:rsidR="00BC5360" w:rsidRPr="009F359C">
        <w:t>imum</w:t>
      </w:r>
      <w:r w:rsidR="00BC6D11" w:rsidRPr="009F359C">
        <w:t xml:space="preserve"> </w:t>
      </w:r>
      <w:r w:rsidR="00BE36C6" w:rsidRPr="009F359C">
        <w:t>burstiness value.</w:t>
      </w:r>
    </w:p>
    <w:p w14:paraId="58932E98" w14:textId="2C3B2E9B" w:rsidR="002D1E59" w:rsidRPr="009F359C" w:rsidRDefault="004B6666" w:rsidP="00FD68D3">
      <w:pPr>
        <w:pStyle w:val="MDPI31text"/>
      </w:pPr>
      <w:bookmarkStart w:id="122" w:name="OLE_LINK87"/>
      <w:r w:rsidRPr="009F359C">
        <w:t xml:space="preserve">For example, Figure 2 </w:t>
      </w:r>
      <w:r w:rsidR="00F87517" w:rsidRPr="009F359C">
        <w:t>shows</w:t>
      </w:r>
      <w:r w:rsidRPr="009F359C">
        <w:t xml:space="preserve"> the simulation result </w:t>
      </w:r>
      <w:r w:rsidR="00374CF6" w:rsidRPr="009F359C">
        <w:t>from</w:t>
      </w:r>
      <w:r w:rsidRPr="009F359C">
        <w:t xml:space="preserve"> one pair of nodes with the</w:t>
      </w:r>
      <w:r w:rsidR="00F87517" w:rsidRPr="009F359C">
        <w:t xml:space="preserve"> different</w:t>
      </w:r>
      <w:r w:rsidRPr="009F359C">
        <w:t xml:space="preserve"> configur</w:t>
      </w:r>
      <w:r w:rsidR="00374CF6" w:rsidRPr="009F359C">
        <w:t>ations</w:t>
      </w:r>
      <w:r w:rsidR="00F87517" w:rsidRPr="009F359C">
        <w:t xml:space="preserve"> of the</w:t>
      </w:r>
      <w:r w:rsidRPr="009F359C">
        <w:t xml:space="preserve"> PRR value</w:t>
      </w:r>
      <w:r w:rsidR="00F87517" w:rsidRPr="009F359C">
        <w:t>.</w:t>
      </w:r>
      <w:r w:rsidR="00374CF6" w:rsidRPr="009F359C">
        <w:t xml:space="preserve"> </w:t>
      </w:r>
      <w:bookmarkStart w:id="123" w:name="OLE_LINK85"/>
      <w:bookmarkStart w:id="124" w:name="OLE_LINK86"/>
      <w:r w:rsidR="00374CF6" w:rsidRPr="009F359C">
        <w:t>In Figure 2,</w:t>
      </w:r>
      <w:r w:rsidR="00F87517" w:rsidRPr="009F359C">
        <w:t xml:space="preserve"> </w:t>
      </w:r>
      <w:r w:rsidR="00374CF6" w:rsidRPr="009F359C">
        <w:t>t</w:t>
      </w:r>
      <w:r w:rsidRPr="009F359C">
        <w:t>he distribution of the burstiness value</w:t>
      </w:r>
      <w:r w:rsidR="00374CF6" w:rsidRPr="009F359C">
        <w:t>s</w:t>
      </w:r>
      <w:r w:rsidRPr="009F359C">
        <w:t xml:space="preserve"> </w:t>
      </w:r>
      <w:r w:rsidR="00834140">
        <w:t xml:space="preserve">is </w:t>
      </w:r>
      <w:r w:rsidRPr="009F359C">
        <w:t>compare</w:t>
      </w:r>
      <w:r w:rsidR="00374CF6" w:rsidRPr="009F359C">
        <w:t>d</w:t>
      </w:r>
      <w:r w:rsidRPr="009F359C">
        <w:t xml:space="preserve"> with </w:t>
      </w:r>
      <w:r w:rsidR="00374CF6" w:rsidRPr="009F359C">
        <w:t xml:space="preserve">a </w:t>
      </w:r>
      <w:r w:rsidRPr="009F359C">
        <w:t xml:space="preserve">link PRR </w:t>
      </w:r>
      <w:r w:rsidR="00374CF6" w:rsidRPr="009F359C">
        <w:t xml:space="preserve">of </w:t>
      </w:r>
      <w:r w:rsidRPr="009F359C">
        <w:t>70%, 80%, and 90%</w:t>
      </w:r>
      <w:r w:rsidR="00374CF6" w:rsidRPr="009F359C">
        <w:t>, when</w:t>
      </w:r>
      <w:r w:rsidRPr="009F359C">
        <w:t xml:space="preserve"> the number of probes is 1000 packets</w:t>
      </w:r>
      <w:r w:rsidR="00834140">
        <w:t>.</w:t>
      </w:r>
      <w:r w:rsidR="00374CF6" w:rsidRPr="009F359C">
        <w:t xml:space="preserve"> </w:t>
      </w:r>
      <w:commentRangeStart w:id="125"/>
      <w:r w:rsidR="00834140">
        <w:t xml:space="preserve">Figure 2 </w:t>
      </w:r>
      <w:r w:rsidR="00F87517" w:rsidRPr="009F359C">
        <w:t>describe</w:t>
      </w:r>
      <w:r w:rsidR="00374CF6" w:rsidRPr="009F359C">
        <w:t>s</w:t>
      </w:r>
      <w:commentRangeEnd w:id="125"/>
      <w:r w:rsidR="00D71F23">
        <w:rPr>
          <w:rStyle w:val="CommentReference"/>
          <w:rFonts w:ascii="Times New Roman" w:hAnsi="Times New Roman"/>
          <w:snapToGrid/>
          <w:color w:val="auto"/>
          <w:lang w:eastAsia="en-US" w:bidi="ar-SA"/>
        </w:rPr>
        <w:commentReference w:id="125"/>
      </w:r>
      <w:r w:rsidR="00F87517" w:rsidRPr="009F359C">
        <w:t xml:space="preserve"> </w:t>
      </w:r>
      <w:r w:rsidR="00374CF6" w:rsidRPr="009F359C">
        <w:t>how</w:t>
      </w:r>
      <w:r w:rsidR="00F87517" w:rsidRPr="009F359C">
        <w:t xml:space="preserve"> with </w:t>
      </w:r>
      <w:r w:rsidR="00374CF6" w:rsidRPr="009F359C">
        <w:t>a</w:t>
      </w:r>
      <w:r w:rsidR="00F87517" w:rsidRPr="009F359C">
        <w:t xml:space="preserve"> good link (PRR 90%) </w:t>
      </w:r>
      <w:r w:rsidR="00374CF6" w:rsidRPr="009F359C">
        <w:t>we have</w:t>
      </w:r>
      <w:r w:rsidR="00F87517" w:rsidRPr="009F359C">
        <w:t xml:space="preserve"> </w:t>
      </w:r>
      <w:r w:rsidR="00374CF6" w:rsidRPr="009F359C">
        <w:t>a</w:t>
      </w:r>
      <w:r w:rsidR="00F87517" w:rsidRPr="009F359C">
        <w:t xml:space="preserve"> </w:t>
      </w:r>
      <w:r w:rsidR="00BC6D11" w:rsidRPr="009F359C">
        <w:t xml:space="preserve">burstiness </w:t>
      </w:r>
      <w:r w:rsidR="00F87517" w:rsidRPr="009F359C">
        <w:t xml:space="preserve">time count </w:t>
      </w:r>
      <w:r w:rsidR="00BC6D11" w:rsidRPr="009F359C">
        <w:t xml:space="preserve">with </w:t>
      </w:r>
      <w:r w:rsidR="00374CF6" w:rsidRPr="009F359C">
        <w:t xml:space="preserve">a </w:t>
      </w:r>
      <w:r w:rsidR="00BC6D11" w:rsidRPr="009F359C">
        <w:t>min</w:t>
      </w:r>
      <w:r w:rsidR="00374CF6" w:rsidRPr="009F359C">
        <w:t>imum</w:t>
      </w:r>
      <w:r w:rsidR="00F87517" w:rsidRPr="009F359C">
        <w:t xml:space="preserve"> burstiness value</w:t>
      </w:r>
      <w:r w:rsidR="00BC6D11" w:rsidRPr="009F359C">
        <w:t xml:space="preserve"> </w:t>
      </w:r>
      <w:r w:rsidR="00374CF6" w:rsidRPr="009F359C">
        <w:t>at</w:t>
      </w:r>
      <w:r w:rsidR="00BC6D11" w:rsidRPr="009F359C">
        <w:t xml:space="preserve"> </w:t>
      </w:r>
      <w:r w:rsidR="00F87517" w:rsidRPr="009F359C">
        <w:t>816 and</w:t>
      </w:r>
      <w:r w:rsidR="00BC6D11" w:rsidRPr="009F359C">
        <w:t xml:space="preserve"> </w:t>
      </w:r>
      <w:r w:rsidR="00374CF6" w:rsidRPr="009F359C">
        <w:t xml:space="preserve">a </w:t>
      </w:r>
      <w:r w:rsidR="00BC6D11" w:rsidRPr="009F359C">
        <w:t>max</w:t>
      </w:r>
      <w:r w:rsidR="00374CF6" w:rsidRPr="009F359C">
        <w:t>imum</w:t>
      </w:r>
      <w:r w:rsidR="00F87517" w:rsidRPr="009F359C">
        <w:t xml:space="preserve"> burstiness value </w:t>
      </w:r>
      <w:r w:rsidR="00374CF6" w:rsidRPr="009F359C">
        <w:t>of</w:t>
      </w:r>
      <w:r w:rsidR="00F87517" w:rsidRPr="009F359C">
        <w:t xml:space="preserve"> 2</w:t>
      </w:r>
      <w:bookmarkEnd w:id="123"/>
      <w:bookmarkEnd w:id="124"/>
      <w:r w:rsidR="00F87517" w:rsidRPr="009F359C">
        <w:t xml:space="preserve">. On the other hand, </w:t>
      </w:r>
      <w:r w:rsidR="00374CF6" w:rsidRPr="009F359C">
        <w:t>with</w:t>
      </w:r>
      <w:r w:rsidR="00F87517" w:rsidRPr="009F359C">
        <w:t xml:space="preserve"> bad link quality (PRR 70%)</w:t>
      </w:r>
      <w:r w:rsidR="00374CF6" w:rsidRPr="009F359C">
        <w:t>,</w:t>
      </w:r>
      <w:r w:rsidR="00F87517" w:rsidRPr="009F359C">
        <w:t xml:space="preserve"> </w:t>
      </w:r>
      <w:r w:rsidR="00374CF6" w:rsidRPr="009F359C">
        <w:t>we have</w:t>
      </w:r>
      <w:r w:rsidR="00F87517" w:rsidRPr="009F359C">
        <w:t xml:space="preserve"> </w:t>
      </w:r>
      <w:r w:rsidR="00374CF6" w:rsidRPr="009F359C">
        <w:t>a</w:t>
      </w:r>
      <w:r w:rsidR="00BC6D11" w:rsidRPr="009F359C">
        <w:t xml:space="preserve"> burstiness time count with a min</w:t>
      </w:r>
      <w:r w:rsidR="00374CF6" w:rsidRPr="009F359C">
        <w:t>imum</w:t>
      </w:r>
      <w:r w:rsidR="00BC6D11" w:rsidRPr="009F359C">
        <w:t xml:space="preserve"> burstiness value </w:t>
      </w:r>
      <w:r w:rsidR="00374CF6" w:rsidRPr="009F359C">
        <w:t>of</w:t>
      </w:r>
      <w:r w:rsidR="00BC6D11" w:rsidRPr="009F359C">
        <w:t xml:space="preserve"> 480 and </w:t>
      </w:r>
      <w:r w:rsidR="00374CF6" w:rsidRPr="009F359C">
        <w:t>a</w:t>
      </w:r>
      <w:r w:rsidR="00BC6D11" w:rsidRPr="009F359C">
        <w:t xml:space="preserve"> max</w:t>
      </w:r>
      <w:r w:rsidR="00374CF6" w:rsidRPr="009F359C">
        <w:t>imum</w:t>
      </w:r>
      <w:r w:rsidR="00BC6D11" w:rsidRPr="009F359C">
        <w:t xml:space="preserve"> burstiness value </w:t>
      </w:r>
      <w:r w:rsidR="00374CF6" w:rsidRPr="009F359C">
        <w:t>of</w:t>
      </w:r>
      <w:r w:rsidR="00BC6D11" w:rsidRPr="009F359C">
        <w:t xml:space="preserve"> 4.</w:t>
      </w:r>
    </w:p>
    <w:p w14:paraId="35B0C9C0" w14:textId="128181B0" w:rsidR="001C19BF" w:rsidRPr="009F359C" w:rsidRDefault="001C19BF" w:rsidP="001C19BF">
      <w:pPr>
        <w:pStyle w:val="MDPI52figure"/>
      </w:pPr>
      <w:r w:rsidRPr="009F359C">
        <w:rPr>
          <w:noProof/>
          <w:lang w:eastAsia="ko-KR" w:bidi="ar-SA"/>
        </w:rPr>
        <w:drawing>
          <wp:inline distT="0" distB="0" distL="0" distR="0" wp14:anchorId="5BC0AF1F" wp14:editId="0A0B1C4B">
            <wp:extent cx="3208655" cy="2112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9396"/>
                    <a:stretch/>
                  </pic:blipFill>
                  <pic:spPr bwMode="auto">
                    <a:xfrm>
                      <a:off x="0" y="0"/>
                      <a:ext cx="3232904" cy="2128561"/>
                    </a:xfrm>
                    <a:prstGeom prst="rect">
                      <a:avLst/>
                    </a:prstGeom>
                    <a:noFill/>
                    <a:ln>
                      <a:noFill/>
                    </a:ln>
                    <a:extLst>
                      <a:ext uri="{53640926-AAD7-44D8-BBD7-CCE9431645EC}">
                        <a14:shadowObscured xmlns:a14="http://schemas.microsoft.com/office/drawing/2010/main"/>
                      </a:ext>
                    </a:extLst>
                  </pic:spPr>
                </pic:pic>
              </a:graphicData>
            </a:graphic>
          </wp:inline>
        </w:drawing>
      </w:r>
    </w:p>
    <w:p w14:paraId="78AB2B47" w14:textId="7577BA8F" w:rsidR="001C19BF" w:rsidRPr="009F359C" w:rsidRDefault="001C19BF" w:rsidP="001C19BF">
      <w:pPr>
        <w:pStyle w:val="MDPI51figurecaption"/>
        <w:jc w:val="center"/>
      </w:pPr>
      <w:r w:rsidRPr="009F359C">
        <w:rPr>
          <w:b/>
        </w:rPr>
        <w:t xml:space="preserve">Figure 2. </w:t>
      </w:r>
      <w:r w:rsidRPr="009F359C">
        <w:rPr>
          <w:snapToGrid w:val="0"/>
        </w:rPr>
        <w:t>The distribution of Burstiness compare</w:t>
      </w:r>
      <w:r w:rsidR="00834140">
        <w:rPr>
          <w:snapToGrid w:val="0"/>
        </w:rPr>
        <w:t>d</w:t>
      </w:r>
      <w:r w:rsidRPr="009F359C">
        <w:rPr>
          <w:snapToGrid w:val="0"/>
        </w:rPr>
        <w:t xml:space="preserve"> with link </w:t>
      </w:r>
      <w:r w:rsidR="00834140">
        <w:rPr>
          <w:snapToGrid w:val="0"/>
        </w:rPr>
        <w:t>Packet Reception Rate (</w:t>
      </w:r>
      <w:r w:rsidRPr="009F359C">
        <w:rPr>
          <w:snapToGrid w:val="0"/>
        </w:rPr>
        <w:t>PRR</w:t>
      </w:r>
      <w:r w:rsidR="00834140">
        <w:rPr>
          <w:snapToGrid w:val="0"/>
        </w:rPr>
        <w:t>)</w:t>
      </w:r>
      <w:r w:rsidRPr="009F359C">
        <w:rPr>
          <w:snapToGrid w:val="0"/>
        </w:rPr>
        <w:t>.</w:t>
      </w:r>
    </w:p>
    <w:bookmarkEnd w:id="122"/>
    <w:p w14:paraId="216F60E0" w14:textId="77777777" w:rsidR="00B402AB" w:rsidRPr="009F359C" w:rsidRDefault="003B0223" w:rsidP="00FD68D3">
      <w:pPr>
        <w:pStyle w:val="MDPI22heading2"/>
        <w:ind w:firstLine="0"/>
        <w:rPr>
          <w:noProof w:val="0"/>
        </w:rPr>
      </w:pPr>
      <w:r w:rsidRPr="009F359C">
        <w:rPr>
          <w:noProof w:val="0"/>
        </w:rPr>
        <w:t>3</w:t>
      </w:r>
      <w:r w:rsidR="00B402AB" w:rsidRPr="009F359C">
        <w:rPr>
          <w:noProof w:val="0"/>
        </w:rPr>
        <w:t>.</w:t>
      </w:r>
      <w:r w:rsidR="004F46AB" w:rsidRPr="009F359C">
        <w:rPr>
          <w:noProof w:val="0"/>
        </w:rPr>
        <w:t>2</w:t>
      </w:r>
      <w:r w:rsidR="00B402AB" w:rsidRPr="009F359C">
        <w:rPr>
          <w:noProof w:val="0"/>
        </w:rPr>
        <w:t>.</w:t>
      </w:r>
      <w:r w:rsidR="009721FD" w:rsidRPr="009F359C">
        <w:rPr>
          <w:noProof w:val="0"/>
        </w:rPr>
        <w:t xml:space="preserve"> </w:t>
      </w:r>
      <w:r w:rsidR="004F1FE4" w:rsidRPr="009F359C">
        <w:rPr>
          <w:noProof w:val="0"/>
        </w:rPr>
        <w:t xml:space="preserve">Burstiness </w:t>
      </w:r>
      <w:r w:rsidR="00FD68D3" w:rsidRPr="009F359C">
        <w:rPr>
          <w:noProof w:val="0"/>
        </w:rPr>
        <w:t>Distribution Metric</w:t>
      </w:r>
    </w:p>
    <w:p w14:paraId="48E43B2E" w14:textId="77777777" w:rsidR="00904355" w:rsidRPr="009F359C" w:rsidRDefault="00520847" w:rsidP="00FD68D3">
      <w:pPr>
        <w:pStyle w:val="MDPI31text"/>
      </w:pPr>
      <w:bookmarkStart w:id="126" w:name="OLE_LINK35"/>
      <w:bookmarkStart w:id="127" w:name="OLE_LINK38"/>
      <w:bookmarkStart w:id="128" w:name="OLE_LINK90"/>
      <w:bookmarkStart w:id="129" w:name="OLE_LINK163"/>
      <w:bookmarkStart w:id="130" w:name="OLE_LINK164"/>
      <w:r w:rsidRPr="009F359C">
        <w:t>In this section, we present a scheme to calculate the number of transmission</w:t>
      </w:r>
      <w:r w:rsidR="00193ABD" w:rsidRPr="009F359C">
        <w:t>s</w:t>
      </w:r>
      <w:r w:rsidRPr="009F359C">
        <w:t xml:space="preserve"> by </w:t>
      </w:r>
      <w:r w:rsidR="00144249" w:rsidRPr="009F359C">
        <w:t xml:space="preserve">using the </w:t>
      </w:r>
      <w:r w:rsidR="00F6461A" w:rsidRPr="009F359C">
        <w:t>BDL</w:t>
      </w:r>
      <w:r w:rsidRPr="009F359C">
        <w:t xml:space="preserve"> with </w:t>
      </w:r>
      <w:r w:rsidR="00144249" w:rsidRPr="009F359C">
        <w:t xml:space="preserve">a </w:t>
      </w:r>
      <w:r w:rsidRPr="009F359C">
        <w:t xml:space="preserve">named </w:t>
      </w:r>
      <w:r w:rsidR="00144249" w:rsidRPr="009F359C">
        <w:t xml:space="preserve">burstiness distribution </w:t>
      </w:r>
      <w:r w:rsidRPr="009F359C">
        <w:t>(Bdist)</w:t>
      </w:r>
      <w:r w:rsidR="00144249" w:rsidRPr="009F359C">
        <w:t xml:space="preserve"> metric</w:t>
      </w:r>
      <w:r w:rsidRPr="009F359C">
        <w:t>.</w:t>
      </w:r>
      <w:bookmarkEnd w:id="126"/>
      <w:bookmarkEnd w:id="127"/>
      <w:bookmarkEnd w:id="128"/>
    </w:p>
    <w:p w14:paraId="76BF2A53" w14:textId="64A64B6A" w:rsidR="00904355" w:rsidRPr="009F359C" w:rsidRDefault="00FD68D3" w:rsidP="00FD68D3">
      <w:pPr>
        <w:pStyle w:val="MDPI23heading3"/>
      </w:pPr>
      <w:r w:rsidRPr="009F359C">
        <w:rPr>
          <w:lang w:eastAsia="zh-CN" w:bidi="ar-SA"/>
        </w:rPr>
        <w:t xml:space="preserve">3.2.1. </w:t>
      </w:r>
      <w:r w:rsidR="00904355" w:rsidRPr="009F359C">
        <w:t xml:space="preserve">Calculate </w:t>
      </w:r>
      <w:r w:rsidRPr="009F359C">
        <w:t>Burstiness Distribution List</w:t>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D8736D" w:rsidRPr="009F359C" w14:paraId="6BFB777A" w14:textId="77777777" w:rsidTr="00D8736D">
        <w:tc>
          <w:tcPr>
            <w:tcW w:w="8834" w:type="dxa"/>
            <w:tcBorders>
              <w:bottom w:val="single" w:sz="4" w:space="0" w:color="auto"/>
            </w:tcBorders>
          </w:tcPr>
          <w:p w14:paraId="16CDB091" w14:textId="3545216B" w:rsidR="00D8736D" w:rsidRPr="009F359C" w:rsidRDefault="00D8736D" w:rsidP="00D8736D">
            <w:pPr>
              <w:ind w:firstLine="0"/>
              <w:rPr>
                <w:rFonts w:ascii="Palatino Linotype" w:hAnsi="Palatino Linotype"/>
                <w:highlight w:val="yellow"/>
              </w:rPr>
            </w:pPr>
            <w:commentRangeStart w:id="131"/>
            <w:r w:rsidRPr="009F359C">
              <w:rPr>
                <w:rFonts w:ascii="Palatino Linotype" w:hAnsi="Palatino Linotype"/>
                <w:b/>
                <w:bCs/>
                <w:snapToGrid w:val="0"/>
                <w:color w:val="000000"/>
                <w:w w:val="97"/>
                <w:szCs w:val="22"/>
                <w:highlight w:val="yellow"/>
                <w:lang w:eastAsia="de-DE" w:bidi="en-US"/>
              </w:rPr>
              <w:t>Algorithm 1: Calculate burstiness distribution list</w:t>
            </w:r>
            <w:commentRangeEnd w:id="131"/>
            <w:r w:rsidRPr="009F359C">
              <w:rPr>
                <w:rStyle w:val="CommentReference"/>
                <w:rFonts w:ascii="Palatino Linotype" w:hAnsi="Palatino Linotype"/>
                <w:sz w:val="20"/>
              </w:rPr>
              <w:commentReference w:id="131"/>
            </w:r>
          </w:p>
        </w:tc>
      </w:tr>
      <w:tr w:rsidR="00D8736D" w:rsidRPr="009F359C" w14:paraId="51378BE9" w14:textId="77777777" w:rsidTr="00D8736D">
        <w:tc>
          <w:tcPr>
            <w:tcW w:w="8834" w:type="dxa"/>
            <w:tcBorders>
              <w:top w:val="single" w:sz="4" w:space="0" w:color="auto"/>
            </w:tcBorders>
          </w:tcPr>
          <w:p w14:paraId="0EF4D067"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9F359C">
              <w:rPr>
                <w:rFonts w:ascii="Palatino Linotype" w:hAnsi="Palatino Linotype"/>
                <w:snapToGrid w:val="0"/>
                <w:color w:val="000000"/>
                <w:w w:val="97"/>
                <w:szCs w:val="22"/>
                <w:lang w:eastAsia="de-DE" w:bidi="en-US"/>
              </w:rPr>
              <w:t xml:space="preserve">Input    </w:t>
            </w:r>
            <w:r w:rsidRPr="005B00AF">
              <w:rPr>
                <w:rFonts w:ascii="Palatino Linotype" w:hAnsi="Palatino Linotype"/>
                <w:snapToGrid w:val="0"/>
                <w:color w:val="000000"/>
                <w:w w:val="97"/>
                <w:szCs w:val="22"/>
                <w:lang w:eastAsia="de-DE" w:bidi="en-US"/>
              </w:rPr>
              <w:t>: Incoming probe P</w:t>
            </w:r>
          </w:p>
          <w:p w14:paraId="60EBAFF8" w14:textId="77777777" w:rsidR="00D8736D" w:rsidRPr="005B00AF" w:rsidRDefault="00D8736D" w:rsidP="00D8736D">
            <w:pPr>
              <w:ind w:firstLine="0"/>
              <w:rPr>
                <w:rFonts w:ascii="Palatino Linotype" w:eastAsia="DengXian" w:hAnsi="Palatino Linotype"/>
                <w:snapToGrid w:val="0"/>
                <w:color w:val="000000"/>
                <w:w w:val="97"/>
                <w:szCs w:val="22"/>
                <w:lang w:eastAsia="zh-CN" w:bidi="en-US"/>
              </w:rPr>
            </w:pPr>
            <w:r w:rsidRPr="005B00AF">
              <w:rPr>
                <w:rFonts w:ascii="Palatino Linotype" w:hAnsi="Palatino Linotype"/>
                <w:snapToGrid w:val="0"/>
                <w:color w:val="000000"/>
                <w:w w:val="97"/>
                <w:szCs w:val="22"/>
                <w:lang w:eastAsia="de-DE" w:bidi="en-US"/>
              </w:rPr>
              <w:t>Output  : BDL</w:t>
            </w:r>
          </w:p>
          <w:p w14:paraId="4CCAB1E8"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1        :  Initialize nbrlist is empty, BDL is empty</w:t>
            </w:r>
          </w:p>
          <w:p w14:paraId="1717F1F1" w14:textId="2CA8B069"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 xml:space="preserve">2        :  When node y send probe </w:t>
            </w:r>
            <w:commentRangeStart w:id="132"/>
            <w:r w:rsidRPr="005B00AF">
              <w:rPr>
                <w:rFonts w:ascii="Palatino Linotype" w:hAnsi="Palatino Linotype"/>
                <w:snapToGrid w:val="0"/>
                <w:color w:val="000000"/>
                <w:w w:val="97"/>
                <w:szCs w:val="22"/>
                <w:lang w:eastAsia="de-DE" w:bidi="en-US"/>
              </w:rPr>
              <w:t>pa</w:t>
            </w:r>
            <w:r w:rsidR="00834140" w:rsidRPr="005B00AF">
              <w:rPr>
                <w:rFonts w:ascii="Palatino Linotype" w:hAnsi="Palatino Linotype"/>
                <w:snapToGrid w:val="0"/>
                <w:color w:val="000000"/>
                <w:w w:val="97"/>
                <w:szCs w:val="22"/>
                <w:lang w:eastAsia="de-DE" w:bidi="en-US"/>
              </w:rPr>
              <w:t>c</w:t>
            </w:r>
            <w:r w:rsidRPr="005B00AF">
              <w:rPr>
                <w:rFonts w:ascii="Palatino Linotype" w:hAnsi="Palatino Linotype"/>
                <w:snapToGrid w:val="0"/>
                <w:color w:val="000000"/>
                <w:w w:val="97"/>
                <w:szCs w:val="22"/>
                <w:lang w:eastAsia="de-DE" w:bidi="en-US"/>
              </w:rPr>
              <w:t>ket:</w:t>
            </w:r>
            <w:commentRangeEnd w:id="132"/>
            <w:r w:rsidR="00D71F23" w:rsidRPr="005B00AF">
              <w:rPr>
                <w:rStyle w:val="CommentReference"/>
              </w:rPr>
              <w:commentReference w:id="132"/>
            </w:r>
          </w:p>
          <w:p w14:paraId="0CA96A2B"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 xml:space="preserve">3        :        P = (y, </w:t>
            </w:r>
            <w:commentRangeStart w:id="133"/>
            <w:r w:rsidRPr="005B00AF">
              <w:rPr>
                <w:rFonts w:ascii="Palatino Linotype" w:hAnsi="Palatino Linotype"/>
                <w:snapToGrid w:val="0"/>
                <w:color w:val="000000"/>
                <w:w w:val="97"/>
                <w:szCs w:val="22"/>
                <w:highlight w:val="green"/>
                <w:lang w:eastAsia="de-DE" w:bidi="en-US"/>
              </w:rPr>
              <w:t>seqno(y)</w:t>
            </w:r>
            <w:commentRangeEnd w:id="133"/>
            <w:r w:rsidR="00284BAF" w:rsidRPr="005B00AF">
              <w:rPr>
                <w:rStyle w:val="CommentReference"/>
              </w:rPr>
              <w:commentReference w:id="133"/>
            </w:r>
            <w:r w:rsidRPr="005B00AF">
              <w:rPr>
                <w:rFonts w:ascii="Palatino Linotype" w:hAnsi="Palatino Linotype"/>
                <w:snapToGrid w:val="0"/>
                <w:color w:val="000000"/>
                <w:w w:val="97"/>
                <w:szCs w:val="22"/>
                <w:lang w:eastAsia="de-DE" w:bidi="en-US"/>
              </w:rPr>
              <w:t>);</w:t>
            </w:r>
          </w:p>
          <w:p w14:paraId="5A5AAF43"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4        :  When node x received probe packet from node y:</w:t>
            </w:r>
          </w:p>
          <w:p w14:paraId="64028DA8"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5        :     If (y not belong to x’s nbrlist)</w:t>
            </w:r>
          </w:p>
          <w:p w14:paraId="51014A96"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9F359C">
              <w:rPr>
                <w:rFonts w:ascii="Palatino Linotype" w:hAnsi="Palatino Linotype"/>
                <w:snapToGrid w:val="0"/>
                <w:color w:val="000000"/>
                <w:w w:val="97"/>
                <w:szCs w:val="22"/>
                <w:lang w:eastAsia="de-DE" w:bidi="en-US"/>
              </w:rPr>
              <w:lastRenderedPageBreak/>
              <w:t xml:space="preserve">6        </w:t>
            </w:r>
            <w:r w:rsidRPr="005B00AF">
              <w:rPr>
                <w:rFonts w:ascii="Palatino Linotype" w:hAnsi="Palatino Linotype"/>
                <w:snapToGrid w:val="0"/>
                <w:color w:val="000000"/>
                <w:w w:val="97"/>
                <w:szCs w:val="22"/>
                <w:lang w:eastAsia="de-DE" w:bidi="en-US"/>
              </w:rPr>
              <w:t xml:space="preserve">:            nbrlist </w:t>
            </w:r>
            <w:r w:rsidRPr="005B00AF">
              <w:rPr>
                <w:rFonts w:ascii="Palatino Linotype" w:hAnsi="Palatino Linotype"/>
                <w:snapToGrid w:val="0"/>
                <w:color w:val="000000"/>
                <w:w w:val="97"/>
                <w:szCs w:val="22"/>
                <w:lang w:eastAsia="de-DE" w:bidi="en-US"/>
              </w:rPr>
              <w:sym w:font="Wingdings" w:char="F0DF"/>
            </w:r>
            <w:r w:rsidRPr="005B00AF">
              <w:rPr>
                <w:rFonts w:ascii="Palatino Linotype" w:hAnsi="Palatino Linotype"/>
                <w:snapToGrid w:val="0"/>
                <w:color w:val="000000"/>
                <w:w w:val="97"/>
                <w:szCs w:val="22"/>
                <w:lang w:eastAsia="de-DE" w:bidi="en-US"/>
              </w:rPr>
              <w:t xml:space="preserve"> y, y’s seqno;</w:t>
            </w:r>
          </w:p>
          <w:p w14:paraId="39972D31"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7        :     Else</w:t>
            </w:r>
          </w:p>
          <w:p w14:paraId="77AD7C53" w14:textId="5EEB2EB1"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 xml:space="preserve">8        :            </w:t>
            </w:r>
            <w:commentRangeStart w:id="134"/>
            <w:r w:rsidRPr="005B00AF">
              <w:rPr>
                <w:rFonts w:ascii="Palatino Linotype" w:hAnsi="Palatino Linotype"/>
                <w:snapToGrid w:val="0"/>
                <w:color w:val="000000"/>
                <w:w w:val="97"/>
                <w:szCs w:val="22"/>
                <w:lang w:eastAsia="de-DE" w:bidi="en-US"/>
              </w:rPr>
              <w:t>bur</w:t>
            </w:r>
            <w:r w:rsidR="00B35558" w:rsidRPr="005B00AF">
              <w:rPr>
                <w:rFonts w:ascii="Palatino Linotype" w:hAnsi="Palatino Linotype"/>
                <w:snapToGrid w:val="0"/>
                <w:color w:val="000000"/>
                <w:w w:val="97"/>
                <w:szCs w:val="22"/>
                <w:lang w:eastAsia="de-DE" w:bidi="en-US"/>
              </w:rPr>
              <w:t>s</w:t>
            </w:r>
            <w:r w:rsidRPr="005B00AF">
              <w:rPr>
                <w:rFonts w:ascii="Palatino Linotype" w:hAnsi="Palatino Linotype"/>
                <w:snapToGrid w:val="0"/>
                <w:color w:val="000000"/>
                <w:w w:val="97"/>
                <w:szCs w:val="22"/>
                <w:lang w:eastAsia="de-DE" w:bidi="en-US"/>
              </w:rPr>
              <w:t>tiness</w:t>
            </w:r>
            <w:commentRangeEnd w:id="134"/>
            <w:r w:rsidR="00B35558" w:rsidRPr="005B00AF">
              <w:rPr>
                <w:rStyle w:val="CommentReference"/>
              </w:rPr>
              <w:commentReference w:id="134"/>
            </w:r>
            <w:r w:rsidRPr="005B00AF">
              <w:rPr>
                <w:rFonts w:ascii="Palatino Linotype" w:hAnsi="Palatino Linotype"/>
                <w:snapToGrid w:val="0"/>
                <w:color w:val="000000"/>
                <w:w w:val="97"/>
                <w:szCs w:val="22"/>
                <w:lang w:eastAsia="de-DE" w:bidi="en-US"/>
              </w:rPr>
              <w:t>_value(y) = seqno(y) – nbrlist[y].seqno(y) – 1;</w:t>
            </w:r>
          </w:p>
          <w:p w14:paraId="55877FF3" w14:textId="7F6B3442"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9        :            If(</w:t>
            </w:r>
            <w:commentRangeStart w:id="135"/>
            <w:r w:rsidRPr="005B00AF">
              <w:rPr>
                <w:rFonts w:ascii="Palatino Linotype" w:hAnsi="Palatino Linotype"/>
                <w:snapToGrid w:val="0"/>
                <w:color w:val="000000"/>
                <w:w w:val="97"/>
                <w:szCs w:val="22"/>
                <w:lang w:eastAsia="de-DE" w:bidi="en-US"/>
              </w:rPr>
              <w:t>bur</w:t>
            </w:r>
            <w:r w:rsidR="00B35558" w:rsidRPr="005B00AF">
              <w:rPr>
                <w:rFonts w:ascii="Palatino Linotype" w:hAnsi="Palatino Linotype"/>
                <w:snapToGrid w:val="0"/>
                <w:color w:val="000000"/>
                <w:w w:val="97"/>
                <w:szCs w:val="22"/>
                <w:lang w:eastAsia="de-DE" w:bidi="en-US"/>
              </w:rPr>
              <w:t>s</w:t>
            </w:r>
            <w:r w:rsidRPr="005B00AF">
              <w:rPr>
                <w:rFonts w:ascii="Palatino Linotype" w:hAnsi="Palatino Linotype"/>
                <w:snapToGrid w:val="0"/>
                <w:color w:val="000000"/>
                <w:w w:val="97"/>
                <w:szCs w:val="22"/>
                <w:lang w:eastAsia="de-DE" w:bidi="en-US"/>
              </w:rPr>
              <w:t>tiness</w:t>
            </w:r>
            <w:commentRangeEnd w:id="135"/>
            <w:r w:rsidR="00B35558" w:rsidRPr="005B00AF">
              <w:rPr>
                <w:rStyle w:val="CommentReference"/>
              </w:rPr>
              <w:commentReference w:id="135"/>
            </w:r>
            <w:r w:rsidRPr="005B00AF">
              <w:rPr>
                <w:rFonts w:ascii="Palatino Linotype" w:hAnsi="Palatino Linotype"/>
                <w:snapToGrid w:val="0"/>
                <w:color w:val="000000"/>
                <w:w w:val="97"/>
                <w:szCs w:val="22"/>
                <w:lang w:eastAsia="de-DE" w:bidi="en-US"/>
              </w:rPr>
              <w:t>_value(y) not in y’s BDL)</w:t>
            </w:r>
          </w:p>
          <w:p w14:paraId="4A447A99" w14:textId="36A3E3B8"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 xml:space="preserve">10     </w:t>
            </w:r>
            <w:proofErr w:type="gramStart"/>
            <w:r w:rsidRPr="005B00AF">
              <w:rPr>
                <w:rFonts w:ascii="Palatino Linotype" w:hAnsi="Palatino Linotype"/>
                <w:snapToGrid w:val="0"/>
                <w:color w:val="000000"/>
                <w:w w:val="97"/>
                <w:szCs w:val="22"/>
                <w:lang w:eastAsia="de-DE" w:bidi="en-US"/>
              </w:rPr>
              <w:t xml:space="preserve">  :</w:t>
            </w:r>
            <w:proofErr w:type="gramEnd"/>
            <w:r w:rsidRPr="005B00AF">
              <w:rPr>
                <w:rFonts w:ascii="Palatino Linotype" w:hAnsi="Palatino Linotype"/>
                <w:snapToGrid w:val="0"/>
                <w:color w:val="000000"/>
                <w:w w:val="97"/>
                <w:szCs w:val="22"/>
                <w:lang w:eastAsia="de-DE" w:bidi="en-US"/>
              </w:rPr>
              <w:t xml:space="preserve">                     </w:t>
            </w:r>
            <w:commentRangeStart w:id="136"/>
            <w:proofErr w:type="spellStart"/>
            <w:r w:rsidRPr="005B00AF">
              <w:rPr>
                <w:rFonts w:ascii="Palatino Linotype" w:hAnsi="Palatino Linotype"/>
                <w:snapToGrid w:val="0"/>
                <w:color w:val="000000"/>
                <w:w w:val="97"/>
                <w:szCs w:val="22"/>
                <w:lang w:eastAsia="de-DE" w:bidi="en-US"/>
              </w:rPr>
              <w:t>bur</w:t>
            </w:r>
            <w:r w:rsidR="00B35558" w:rsidRPr="005B00AF">
              <w:rPr>
                <w:rFonts w:ascii="Palatino Linotype" w:hAnsi="Palatino Linotype"/>
                <w:snapToGrid w:val="0"/>
                <w:color w:val="000000"/>
                <w:w w:val="97"/>
                <w:szCs w:val="22"/>
                <w:lang w:eastAsia="de-DE" w:bidi="en-US"/>
              </w:rPr>
              <w:t>s</w:t>
            </w:r>
            <w:r w:rsidRPr="005B00AF">
              <w:rPr>
                <w:rFonts w:ascii="Palatino Linotype" w:hAnsi="Palatino Linotype"/>
                <w:snapToGrid w:val="0"/>
                <w:color w:val="000000"/>
                <w:w w:val="97"/>
                <w:szCs w:val="22"/>
                <w:lang w:eastAsia="de-DE" w:bidi="en-US"/>
              </w:rPr>
              <w:t>tiness</w:t>
            </w:r>
            <w:commentRangeEnd w:id="136"/>
            <w:r w:rsidR="00B35558" w:rsidRPr="005B00AF">
              <w:rPr>
                <w:rStyle w:val="CommentReference"/>
              </w:rPr>
              <w:commentReference w:id="136"/>
            </w:r>
            <w:r w:rsidRPr="005B00AF">
              <w:rPr>
                <w:rFonts w:ascii="Palatino Linotype" w:hAnsi="Palatino Linotype"/>
                <w:snapToGrid w:val="0"/>
                <w:color w:val="000000"/>
                <w:w w:val="97"/>
                <w:szCs w:val="22"/>
                <w:lang w:eastAsia="de-DE" w:bidi="en-US"/>
              </w:rPr>
              <w:t>_time</w:t>
            </w:r>
            <w:ins w:id="137" w:author="Microsoft Office User" w:date="2020-12-04T17:54:00Z">
              <w:r w:rsidR="00945CB1">
                <w:rPr>
                  <w:rFonts w:ascii="Palatino Linotype" w:hAnsi="Palatino Linotype"/>
                  <w:snapToGrid w:val="0"/>
                  <w:color w:val="000000"/>
                  <w:w w:val="97"/>
                  <w:szCs w:val="22"/>
                  <w:lang w:eastAsia="de-DE" w:bidi="en-US"/>
                </w:rPr>
                <w:t>_</w:t>
              </w:r>
            </w:ins>
            <w:r w:rsidRPr="005B00AF">
              <w:rPr>
                <w:rFonts w:ascii="Palatino Linotype" w:hAnsi="Palatino Linotype"/>
                <w:snapToGrid w:val="0"/>
                <w:color w:val="000000"/>
                <w:w w:val="97"/>
                <w:szCs w:val="22"/>
                <w:lang w:eastAsia="de-DE" w:bidi="en-US"/>
              </w:rPr>
              <w:t>count</w:t>
            </w:r>
            <w:proofErr w:type="spellEnd"/>
            <w:r w:rsidRPr="005B00AF">
              <w:rPr>
                <w:rFonts w:ascii="Palatino Linotype" w:hAnsi="Palatino Linotype"/>
                <w:snapToGrid w:val="0"/>
                <w:color w:val="000000"/>
                <w:w w:val="97"/>
                <w:szCs w:val="22"/>
                <w:lang w:eastAsia="de-DE" w:bidi="en-US"/>
              </w:rPr>
              <w:t>(y) = 1;</w:t>
            </w:r>
          </w:p>
          <w:p w14:paraId="402019F2" w14:textId="53AFCB2F"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 xml:space="preserve">11     </w:t>
            </w:r>
            <w:proofErr w:type="gramStart"/>
            <w:r w:rsidRPr="005B00AF">
              <w:rPr>
                <w:rFonts w:ascii="Palatino Linotype" w:hAnsi="Palatino Linotype"/>
                <w:snapToGrid w:val="0"/>
                <w:color w:val="000000"/>
                <w:w w:val="97"/>
                <w:szCs w:val="22"/>
                <w:lang w:eastAsia="de-DE" w:bidi="en-US"/>
              </w:rPr>
              <w:t xml:space="preserve">  :</w:t>
            </w:r>
            <w:proofErr w:type="gramEnd"/>
            <w:r w:rsidRPr="005B00AF">
              <w:rPr>
                <w:rFonts w:ascii="Palatino Linotype" w:hAnsi="Palatino Linotype"/>
                <w:snapToGrid w:val="0"/>
                <w:color w:val="000000"/>
                <w:w w:val="97"/>
                <w:szCs w:val="22"/>
                <w:lang w:eastAsia="de-DE" w:bidi="en-US"/>
              </w:rPr>
              <w:t xml:space="preserve">                     (</w:t>
            </w:r>
            <w:commentRangeStart w:id="138"/>
            <w:r w:rsidRPr="005B00AF">
              <w:rPr>
                <w:rFonts w:ascii="Palatino Linotype" w:hAnsi="Palatino Linotype"/>
                <w:snapToGrid w:val="0"/>
                <w:color w:val="000000"/>
                <w:w w:val="97"/>
                <w:szCs w:val="22"/>
                <w:lang w:eastAsia="de-DE" w:bidi="en-US"/>
              </w:rPr>
              <w:t>bur</w:t>
            </w:r>
            <w:r w:rsidR="00B35558" w:rsidRPr="005B00AF">
              <w:rPr>
                <w:rFonts w:ascii="Palatino Linotype" w:hAnsi="Palatino Linotype"/>
                <w:snapToGrid w:val="0"/>
                <w:color w:val="000000"/>
                <w:w w:val="97"/>
                <w:szCs w:val="22"/>
                <w:lang w:eastAsia="de-DE" w:bidi="en-US"/>
              </w:rPr>
              <w:t>s</w:t>
            </w:r>
            <w:r w:rsidRPr="005B00AF">
              <w:rPr>
                <w:rFonts w:ascii="Palatino Linotype" w:hAnsi="Palatino Linotype"/>
                <w:snapToGrid w:val="0"/>
                <w:color w:val="000000"/>
                <w:w w:val="97"/>
                <w:szCs w:val="22"/>
                <w:lang w:eastAsia="de-DE" w:bidi="en-US"/>
              </w:rPr>
              <w:t>tiness</w:t>
            </w:r>
            <w:commentRangeEnd w:id="138"/>
            <w:r w:rsidR="00B35558" w:rsidRPr="005B00AF">
              <w:rPr>
                <w:rStyle w:val="CommentReference"/>
              </w:rPr>
              <w:commentReference w:id="138"/>
            </w:r>
            <w:r w:rsidRPr="005B00AF">
              <w:rPr>
                <w:rFonts w:ascii="Palatino Linotype" w:hAnsi="Palatino Linotype"/>
                <w:snapToGrid w:val="0"/>
                <w:color w:val="000000"/>
                <w:w w:val="97"/>
                <w:szCs w:val="22"/>
                <w:lang w:eastAsia="de-DE" w:bidi="en-US"/>
              </w:rPr>
              <w:t xml:space="preserve">_value(y), burstiness_time_count(y)) </w:t>
            </w:r>
            <w:r w:rsidRPr="005B00AF">
              <w:rPr>
                <w:rFonts w:ascii="Palatino Linotype" w:hAnsi="Palatino Linotype"/>
                <w:snapToGrid w:val="0"/>
                <w:color w:val="000000"/>
                <w:w w:val="97"/>
                <w:szCs w:val="22"/>
                <w:lang w:eastAsia="de-DE" w:bidi="en-US"/>
              </w:rPr>
              <w:sym w:font="Wingdings" w:char="F0E0"/>
            </w:r>
            <w:r w:rsidRPr="005B00AF">
              <w:rPr>
                <w:rFonts w:ascii="Palatino Linotype" w:hAnsi="Palatino Linotype"/>
                <w:snapToGrid w:val="0"/>
                <w:color w:val="000000"/>
                <w:w w:val="97"/>
                <w:szCs w:val="22"/>
                <w:lang w:eastAsia="de-DE" w:bidi="en-US"/>
              </w:rPr>
              <w:t xml:space="preserve"> y’s BDL;</w:t>
            </w:r>
          </w:p>
          <w:p w14:paraId="2A903501"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12       :            Else</w:t>
            </w:r>
          </w:p>
          <w:p w14:paraId="794E23E7" w14:textId="1A12BBD1"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13       :                     BDL[burstiness_value(y)].</w:t>
            </w:r>
            <w:commentRangeStart w:id="139"/>
            <w:r w:rsidRPr="005B00AF">
              <w:rPr>
                <w:rFonts w:ascii="Palatino Linotype" w:hAnsi="Palatino Linotype"/>
                <w:snapToGrid w:val="0"/>
                <w:color w:val="000000"/>
                <w:w w:val="97"/>
                <w:szCs w:val="22"/>
                <w:lang w:eastAsia="de-DE" w:bidi="en-US"/>
              </w:rPr>
              <w:t>bur</w:t>
            </w:r>
            <w:r w:rsidR="00B35558" w:rsidRPr="005B00AF">
              <w:rPr>
                <w:rFonts w:ascii="Palatino Linotype" w:hAnsi="Palatino Linotype"/>
                <w:snapToGrid w:val="0"/>
                <w:color w:val="000000"/>
                <w:w w:val="97"/>
                <w:szCs w:val="22"/>
                <w:lang w:eastAsia="de-DE" w:bidi="en-US"/>
              </w:rPr>
              <w:t>s</w:t>
            </w:r>
            <w:r w:rsidRPr="005B00AF">
              <w:rPr>
                <w:rFonts w:ascii="Palatino Linotype" w:hAnsi="Palatino Linotype"/>
                <w:snapToGrid w:val="0"/>
                <w:color w:val="000000"/>
                <w:w w:val="97"/>
                <w:szCs w:val="22"/>
                <w:lang w:eastAsia="de-DE" w:bidi="en-US"/>
              </w:rPr>
              <w:t>tiness</w:t>
            </w:r>
            <w:commentRangeEnd w:id="139"/>
            <w:r w:rsidR="00B35558" w:rsidRPr="005B00AF">
              <w:rPr>
                <w:rStyle w:val="CommentReference"/>
              </w:rPr>
              <w:commentReference w:id="139"/>
            </w:r>
            <w:r w:rsidRPr="005B00AF">
              <w:rPr>
                <w:rFonts w:ascii="Palatino Linotype" w:hAnsi="Palatino Linotype"/>
                <w:snapToGrid w:val="0"/>
                <w:color w:val="000000"/>
                <w:w w:val="97"/>
                <w:szCs w:val="22"/>
                <w:lang w:eastAsia="de-DE" w:bidi="en-US"/>
              </w:rPr>
              <w:t xml:space="preserve">_time_count(y)++;                      </w:t>
            </w:r>
          </w:p>
          <w:p w14:paraId="45C44C21"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14       :            Endif</w:t>
            </w:r>
          </w:p>
          <w:p w14:paraId="16A96788" w14:textId="77777777" w:rsidR="00D8736D" w:rsidRPr="005B00AF" w:rsidRDefault="00D8736D" w:rsidP="00D8736D">
            <w:pPr>
              <w:ind w:firstLine="0"/>
              <w:rPr>
                <w:rFonts w:ascii="Palatino Linotype" w:hAnsi="Palatino Linotype"/>
                <w:snapToGrid w:val="0"/>
                <w:color w:val="000000"/>
                <w:w w:val="97"/>
                <w:szCs w:val="22"/>
                <w:lang w:eastAsia="de-DE" w:bidi="en-US"/>
              </w:rPr>
            </w:pPr>
            <w:r w:rsidRPr="005B00AF">
              <w:rPr>
                <w:rFonts w:ascii="Palatino Linotype" w:hAnsi="Palatino Linotype"/>
                <w:snapToGrid w:val="0"/>
                <w:color w:val="000000"/>
                <w:w w:val="97"/>
                <w:szCs w:val="22"/>
                <w:lang w:eastAsia="de-DE" w:bidi="en-US"/>
              </w:rPr>
              <w:t xml:space="preserve">15       :            nbrlist[y].seqno(y) </w:t>
            </w:r>
            <w:r w:rsidRPr="005B00AF">
              <w:rPr>
                <w:rFonts w:ascii="Palatino Linotype" w:hAnsi="Palatino Linotype"/>
                <w:snapToGrid w:val="0"/>
                <w:color w:val="000000"/>
                <w:w w:val="97"/>
                <w:szCs w:val="22"/>
                <w:lang w:eastAsia="de-DE" w:bidi="en-US"/>
              </w:rPr>
              <w:sym w:font="Wingdings" w:char="F0DF"/>
            </w:r>
            <w:r w:rsidRPr="005B00AF">
              <w:rPr>
                <w:rFonts w:ascii="Palatino Linotype" w:hAnsi="Palatino Linotype"/>
                <w:snapToGrid w:val="0"/>
                <w:color w:val="000000"/>
                <w:w w:val="97"/>
                <w:szCs w:val="22"/>
                <w:lang w:eastAsia="de-DE" w:bidi="en-US"/>
              </w:rPr>
              <w:t xml:space="preserve"> seqno(y);</w:t>
            </w:r>
          </w:p>
          <w:p w14:paraId="29237B22" w14:textId="7367E12B" w:rsidR="00D8736D" w:rsidRPr="009F359C" w:rsidRDefault="00D8736D" w:rsidP="00D8736D">
            <w:pPr>
              <w:pStyle w:val="MDPI31text"/>
              <w:ind w:firstLine="0"/>
            </w:pPr>
            <w:r w:rsidRPr="005B00AF">
              <w:rPr>
                <w:w w:val="97"/>
              </w:rPr>
              <w:t>16       :     Endif</w:t>
            </w:r>
          </w:p>
        </w:tc>
      </w:tr>
    </w:tbl>
    <w:p w14:paraId="1EC7B175" w14:textId="77777777" w:rsidR="007D5347" w:rsidRPr="005B00AF" w:rsidRDefault="00EB643F" w:rsidP="003E30D8">
      <w:pPr>
        <w:pStyle w:val="MDPI31text"/>
        <w:spacing w:before="120"/>
      </w:pPr>
      <w:r w:rsidRPr="009F359C">
        <w:lastRenderedPageBreak/>
        <w:t>First</w:t>
      </w:r>
      <w:r w:rsidR="007D5347" w:rsidRPr="009F359C">
        <w:t>,</w:t>
      </w:r>
      <w:r w:rsidR="00C248F6" w:rsidRPr="009F359C">
        <w:t xml:space="preserve"> </w:t>
      </w:r>
      <w:r w:rsidR="00CD7AAD" w:rsidRPr="009F359C">
        <w:t xml:space="preserve">the </w:t>
      </w:r>
      <w:r w:rsidR="00CD7AAD" w:rsidRPr="005B00AF">
        <w:t>neighbor list (</w:t>
      </w:r>
      <w:r w:rsidR="00C248F6" w:rsidRPr="005B00AF">
        <w:t>nbrlist</w:t>
      </w:r>
      <w:r w:rsidR="00CD7AAD" w:rsidRPr="005B00AF">
        <w:t>)</w:t>
      </w:r>
      <w:r w:rsidR="00C248F6" w:rsidRPr="005B00AF">
        <w:t xml:space="preserve"> and</w:t>
      </w:r>
      <w:r w:rsidRPr="005B00AF">
        <w:t xml:space="preserve"> the BDL </w:t>
      </w:r>
      <w:r w:rsidR="00CD7AAD" w:rsidRPr="005B00AF">
        <w:t>are</w:t>
      </w:r>
      <w:r w:rsidR="007D5347" w:rsidRPr="005B00AF">
        <w:t xml:space="preserve"> set </w:t>
      </w:r>
      <w:r w:rsidR="00BE5C1D" w:rsidRPr="005B00AF">
        <w:t xml:space="preserve">to </w:t>
      </w:r>
      <w:r w:rsidRPr="005B00AF">
        <w:t>empty</w:t>
      </w:r>
      <w:bookmarkStart w:id="140" w:name="OLE_LINK165"/>
      <w:bookmarkStart w:id="141" w:name="OLE_LINK166"/>
      <w:bookmarkEnd w:id="129"/>
      <w:bookmarkEnd w:id="130"/>
      <w:r w:rsidR="00927AB4" w:rsidRPr="005B00AF">
        <w:t>.</w:t>
      </w:r>
      <w:r w:rsidR="007D5347" w:rsidRPr="005B00AF">
        <w:t xml:space="preserve"> When sensor node</w:t>
      </w:r>
      <w:r w:rsidR="006A4D83" w:rsidRPr="005B00AF">
        <w:t xml:space="preserve"> </w:t>
      </w:r>
      <w:r w:rsidR="007D5347" w:rsidRPr="005B00AF">
        <w:rPr>
          <w:iCs/>
        </w:rPr>
        <w:t>x</w:t>
      </w:r>
      <w:r w:rsidR="007D5347" w:rsidRPr="005B00AF">
        <w:t xml:space="preserve"> receive</w:t>
      </w:r>
      <w:r w:rsidR="006A4D83" w:rsidRPr="005B00AF">
        <w:t>s</w:t>
      </w:r>
      <w:r w:rsidR="007D5347" w:rsidRPr="005B00AF">
        <w:t xml:space="preserve"> a prob</w:t>
      </w:r>
      <w:r w:rsidR="000F0C83" w:rsidRPr="005B00AF">
        <w:t>e</w:t>
      </w:r>
      <w:r w:rsidR="007D5347" w:rsidRPr="005B00AF">
        <w:t xml:space="preserve"> packet from node </w:t>
      </w:r>
      <w:r w:rsidR="007D5347" w:rsidRPr="005B00AF">
        <w:rPr>
          <w:iCs/>
        </w:rPr>
        <w:t>y</w:t>
      </w:r>
      <w:r w:rsidR="007D5347" w:rsidRPr="005B00AF">
        <w:t xml:space="preserve">, it saves node </w:t>
      </w:r>
      <w:r w:rsidR="007D5347" w:rsidRPr="005B00AF">
        <w:rPr>
          <w:iCs/>
        </w:rPr>
        <w:t>y</w:t>
      </w:r>
      <w:r w:rsidR="006A4D83" w:rsidRPr="005B00AF">
        <w:rPr>
          <w:iCs/>
        </w:rPr>
        <w:t>’s</w:t>
      </w:r>
      <w:r w:rsidR="007D5347" w:rsidRPr="005B00AF">
        <w:t xml:space="preserve"> </w:t>
      </w:r>
      <w:r w:rsidR="006A4D83" w:rsidRPr="005B00AF">
        <w:t xml:space="preserve">ID </w:t>
      </w:r>
      <w:r w:rsidR="007D5347" w:rsidRPr="005B00AF">
        <w:t xml:space="preserve">and sequence to its nbrlist if node </w:t>
      </w:r>
      <w:r w:rsidR="007D5347" w:rsidRPr="005B00AF">
        <w:rPr>
          <w:iCs/>
        </w:rPr>
        <w:t>y</w:t>
      </w:r>
      <w:r w:rsidR="007D5347" w:rsidRPr="005B00AF">
        <w:t xml:space="preserve"> </w:t>
      </w:r>
      <w:r w:rsidR="006A4D83" w:rsidRPr="005B00AF">
        <w:t>is</w:t>
      </w:r>
      <w:r w:rsidR="00BE5C1D" w:rsidRPr="005B00AF">
        <w:t xml:space="preserve"> not </w:t>
      </w:r>
      <w:r w:rsidR="006A4D83" w:rsidRPr="005B00AF">
        <w:t>already</w:t>
      </w:r>
      <w:r w:rsidR="007D5347" w:rsidRPr="005B00AF">
        <w:t xml:space="preserve"> </w:t>
      </w:r>
      <w:r w:rsidR="006A4D83" w:rsidRPr="005B00AF">
        <w:t>on</w:t>
      </w:r>
      <w:r w:rsidR="00BE5C1D" w:rsidRPr="005B00AF">
        <w:t xml:space="preserve"> </w:t>
      </w:r>
      <w:r w:rsidR="007D5347" w:rsidRPr="005B00AF">
        <w:t xml:space="preserve">node </w:t>
      </w:r>
      <w:r w:rsidR="007D5347" w:rsidRPr="005B00AF">
        <w:rPr>
          <w:iCs/>
        </w:rPr>
        <w:t>x</w:t>
      </w:r>
      <w:r w:rsidR="007D5347" w:rsidRPr="005B00AF">
        <w:t xml:space="preserve">’s nbrlist. If node </w:t>
      </w:r>
      <w:r w:rsidR="007D5347" w:rsidRPr="005B00AF">
        <w:rPr>
          <w:iCs/>
        </w:rPr>
        <w:t>y</w:t>
      </w:r>
      <w:r w:rsidR="007D5347" w:rsidRPr="005B00AF">
        <w:t xml:space="preserve"> </w:t>
      </w:r>
      <w:r w:rsidR="0074612B" w:rsidRPr="005B00AF">
        <w:t>is on</w:t>
      </w:r>
      <w:r w:rsidR="007D5347" w:rsidRPr="005B00AF">
        <w:t xml:space="preserve"> node </w:t>
      </w:r>
      <w:r w:rsidR="007D5347" w:rsidRPr="005B00AF">
        <w:rPr>
          <w:iCs/>
        </w:rPr>
        <w:t>x</w:t>
      </w:r>
      <w:r w:rsidR="007D5347" w:rsidRPr="005B00AF">
        <w:t xml:space="preserve">’s nbrlist, node </w:t>
      </w:r>
      <w:r w:rsidR="007D5347" w:rsidRPr="005B00AF">
        <w:rPr>
          <w:iCs/>
        </w:rPr>
        <w:t>x</w:t>
      </w:r>
      <w:r w:rsidR="007D5347" w:rsidRPr="005B00AF">
        <w:t xml:space="preserve"> will calculate the bur</w:t>
      </w:r>
      <w:r w:rsidR="00BE5C1D" w:rsidRPr="005B00AF">
        <w:t>s</w:t>
      </w:r>
      <w:r w:rsidR="007D5347" w:rsidRPr="005B00AF">
        <w:t xml:space="preserve">tiness value </w:t>
      </w:r>
      <w:r w:rsidR="0064230A" w:rsidRPr="005B00AF">
        <w:t>for</w:t>
      </w:r>
      <w:r w:rsidR="007D5347" w:rsidRPr="005B00AF">
        <w:t xml:space="preserve"> node </w:t>
      </w:r>
      <w:r w:rsidR="007D5347" w:rsidRPr="005B00AF">
        <w:rPr>
          <w:iCs/>
        </w:rPr>
        <w:t>y</w:t>
      </w:r>
      <w:r w:rsidR="007D5347" w:rsidRPr="005B00AF">
        <w:t xml:space="preserve"> as follows:</w:t>
      </w:r>
    </w:p>
    <w:tbl>
      <w:tblPr>
        <w:tblW w:w="0" w:type="auto"/>
        <w:jc w:val="center"/>
        <w:tblLayout w:type="fixed"/>
        <w:tblLook w:val="0000" w:firstRow="0" w:lastRow="0" w:firstColumn="0" w:lastColumn="0" w:noHBand="0" w:noVBand="0"/>
      </w:tblPr>
      <w:tblGrid>
        <w:gridCol w:w="8220"/>
      </w:tblGrid>
      <w:tr w:rsidR="00AA1F5A" w:rsidRPr="005B00AF" w14:paraId="1CE7AE82" w14:textId="77777777" w:rsidTr="00AA1F5A">
        <w:trPr>
          <w:trHeight w:val="340"/>
          <w:jc w:val="center"/>
        </w:trPr>
        <w:tc>
          <w:tcPr>
            <w:tcW w:w="8220" w:type="dxa"/>
            <w:shd w:val="clear" w:color="auto" w:fill="auto"/>
            <w:vAlign w:val="center"/>
          </w:tcPr>
          <w:p w14:paraId="6DEFA05B" w14:textId="02B05159" w:rsidR="00AA1F5A" w:rsidRPr="005B00AF" w:rsidRDefault="00AA1F5A" w:rsidP="00AA1F5A">
            <w:pPr>
              <w:pStyle w:val="MDPI31text"/>
              <w:ind w:left="706"/>
              <w:jc w:val="center"/>
            </w:pPr>
            <w:bookmarkStart w:id="142" w:name="OLE_LINK179"/>
            <w:bookmarkStart w:id="143" w:name="OLE_LINK180"/>
            <w:bookmarkStart w:id="144" w:name="OLE_LINK181"/>
            <w:bookmarkStart w:id="145" w:name="OLE_LINK182"/>
            <w:proofErr w:type="spellStart"/>
            <w:r w:rsidRPr="005B00AF">
              <w:t>burstiness_value</w:t>
            </w:r>
            <w:commentRangeStart w:id="146"/>
            <w:commentRangeEnd w:id="146"/>
            <w:proofErr w:type="spellEnd"/>
            <w:r w:rsidR="00CD2202" w:rsidRPr="005B00AF">
              <w:rPr>
                <w:rStyle w:val="CommentReference"/>
                <w:rFonts w:ascii="Times New Roman" w:hAnsi="Times New Roman"/>
                <w:snapToGrid/>
                <w:color w:val="auto"/>
                <w:lang w:eastAsia="en-US" w:bidi="ar-SA"/>
              </w:rPr>
              <w:commentReference w:id="146"/>
            </w:r>
            <w:r w:rsidRPr="005B00AF">
              <w:t>(</w:t>
            </w:r>
            <w:r w:rsidRPr="005B00AF">
              <w:rPr>
                <w:iCs/>
              </w:rPr>
              <w:t>y</w:t>
            </w:r>
            <w:r w:rsidRPr="005B00AF">
              <w:t xml:space="preserve">) = </w:t>
            </w:r>
            <w:proofErr w:type="spellStart"/>
            <w:r w:rsidRPr="005B00AF">
              <w:t>seqno</w:t>
            </w:r>
            <w:proofErr w:type="spellEnd"/>
            <w:r w:rsidRPr="005B00AF">
              <w:t>(</w:t>
            </w:r>
            <w:r w:rsidRPr="005B00AF">
              <w:rPr>
                <w:iCs/>
              </w:rPr>
              <w:t>y</w:t>
            </w:r>
            <w:r w:rsidRPr="005B00AF">
              <w:t xml:space="preserve">) – </w:t>
            </w:r>
            <w:proofErr w:type="spellStart"/>
            <w:r w:rsidRPr="005B00AF">
              <w:t>nbrlist</w:t>
            </w:r>
            <w:proofErr w:type="spellEnd"/>
            <w:r w:rsidRPr="005B00AF">
              <w:t>[</w:t>
            </w:r>
            <w:r w:rsidRPr="005B00AF">
              <w:rPr>
                <w:iCs/>
              </w:rPr>
              <w:t>y</w:t>
            </w:r>
            <w:r w:rsidRPr="005B00AF">
              <w:t>].</w:t>
            </w:r>
            <w:proofErr w:type="spellStart"/>
            <w:r w:rsidRPr="005B00AF">
              <w:t>seqno</w:t>
            </w:r>
            <w:proofErr w:type="spellEnd"/>
            <w:r w:rsidRPr="005B00AF">
              <w:t>(</w:t>
            </w:r>
            <w:r w:rsidRPr="005B00AF">
              <w:rPr>
                <w:iCs/>
              </w:rPr>
              <w:t>y</w:t>
            </w:r>
            <w:r w:rsidRPr="005B00AF">
              <w:t xml:space="preserve">) </w:t>
            </w:r>
            <w:r w:rsidRPr="005B00AF">
              <w:rPr>
                <w:highlight w:val="yellow"/>
              </w:rPr>
              <w:t>–</w:t>
            </w:r>
            <w:r w:rsidRPr="005B00AF">
              <w:t xml:space="preserve"> 1</w:t>
            </w:r>
            <w:bookmarkEnd w:id="142"/>
            <w:bookmarkEnd w:id="143"/>
            <w:bookmarkEnd w:id="144"/>
            <w:bookmarkEnd w:id="145"/>
          </w:p>
        </w:tc>
      </w:tr>
    </w:tbl>
    <w:p w14:paraId="7F1E76FB" w14:textId="6F128702" w:rsidR="007D5347" w:rsidRPr="005B00AF" w:rsidRDefault="00284BAF" w:rsidP="00DC7272">
      <w:pPr>
        <w:pStyle w:val="MDPI31text"/>
      </w:pPr>
      <w:r w:rsidRPr="005B00AF">
        <w:t xml:space="preserve">In </w:t>
      </w:r>
      <w:r w:rsidR="007D5347" w:rsidRPr="005B00AF">
        <w:t>which, seqno</w:t>
      </w:r>
      <w:r w:rsidR="00AB30C1" w:rsidRPr="005B00AF">
        <w:t>(</w:t>
      </w:r>
      <w:r w:rsidR="00AB30C1" w:rsidRPr="005B00AF">
        <w:rPr>
          <w:iCs/>
        </w:rPr>
        <w:t>y</w:t>
      </w:r>
      <w:r w:rsidR="00AB30C1" w:rsidRPr="005B00AF">
        <w:t>)</w:t>
      </w:r>
      <w:r w:rsidR="007D5347" w:rsidRPr="005B00AF">
        <w:t xml:space="preserve"> is the sequence number </w:t>
      </w:r>
      <w:r w:rsidR="00BD2A39" w:rsidRPr="005B00AF">
        <w:t>in the</w:t>
      </w:r>
      <w:r w:rsidR="007D5347" w:rsidRPr="005B00AF">
        <w:t xml:space="preserve"> </w:t>
      </w:r>
      <w:r w:rsidR="00AB30C1" w:rsidRPr="005B00AF">
        <w:t>new</w:t>
      </w:r>
      <w:r w:rsidR="007D5347" w:rsidRPr="005B00AF">
        <w:t xml:space="preserve"> incoming </w:t>
      </w:r>
      <w:r w:rsidR="00AB30C1" w:rsidRPr="005B00AF">
        <w:t>p</w:t>
      </w:r>
      <w:r w:rsidR="007D5347" w:rsidRPr="005B00AF">
        <w:t xml:space="preserve">robe </w:t>
      </w:r>
      <w:r w:rsidR="00AB30C1" w:rsidRPr="005B00AF">
        <w:t>p</w:t>
      </w:r>
      <w:r w:rsidR="007D5347" w:rsidRPr="005B00AF">
        <w:t>acket</w:t>
      </w:r>
      <w:r w:rsidR="00AB30C1" w:rsidRPr="005B00AF">
        <w:t xml:space="preserve"> from node </w:t>
      </w:r>
      <w:r w:rsidR="00AB30C1" w:rsidRPr="005B00AF">
        <w:rPr>
          <w:iCs/>
        </w:rPr>
        <w:t>y</w:t>
      </w:r>
      <w:r w:rsidR="007D5347" w:rsidRPr="005B00AF">
        <w:t xml:space="preserve">, </w:t>
      </w:r>
      <w:r w:rsidR="00BD2A39" w:rsidRPr="005B00AF">
        <w:t xml:space="preserve">and </w:t>
      </w:r>
      <w:r w:rsidR="00AB30C1" w:rsidRPr="005B00AF">
        <w:t>nbrlist[</w:t>
      </w:r>
      <w:r w:rsidR="00AB30C1" w:rsidRPr="005B00AF">
        <w:rPr>
          <w:iCs/>
        </w:rPr>
        <w:t>y</w:t>
      </w:r>
      <w:r w:rsidR="00AB30C1" w:rsidRPr="005B00AF">
        <w:t>].seqno(</w:t>
      </w:r>
      <w:r w:rsidR="00AB30C1" w:rsidRPr="005B00AF">
        <w:rPr>
          <w:iCs/>
        </w:rPr>
        <w:t>y</w:t>
      </w:r>
      <w:r w:rsidR="00AB30C1" w:rsidRPr="005B00AF">
        <w:t>)</w:t>
      </w:r>
      <w:r w:rsidR="007D5347" w:rsidRPr="005B00AF">
        <w:t xml:space="preserve"> is the</w:t>
      </w:r>
      <w:r w:rsidR="00AB30C1" w:rsidRPr="005B00AF">
        <w:t xml:space="preserve"> previous</w:t>
      </w:r>
      <w:r w:rsidR="007D5347" w:rsidRPr="005B00AF">
        <w:t xml:space="preserve"> sequence number of </w:t>
      </w:r>
      <w:r w:rsidR="00AB30C1" w:rsidRPr="005B00AF">
        <w:t xml:space="preserve">node </w:t>
      </w:r>
      <w:r w:rsidR="00AB30C1" w:rsidRPr="005B00AF">
        <w:rPr>
          <w:iCs/>
        </w:rPr>
        <w:t>y</w:t>
      </w:r>
      <w:r w:rsidR="007D5347" w:rsidRPr="005B00AF">
        <w:t xml:space="preserve"> saved in </w:t>
      </w:r>
      <w:r w:rsidR="00BE5C1D" w:rsidRPr="005B00AF">
        <w:t xml:space="preserve">the </w:t>
      </w:r>
      <w:r w:rsidR="007D5347" w:rsidRPr="005B00AF">
        <w:t>neighbor list.</w:t>
      </w:r>
    </w:p>
    <w:p w14:paraId="4EC77F82" w14:textId="5001011C" w:rsidR="007D5347" w:rsidRPr="005B00AF" w:rsidRDefault="007D5347" w:rsidP="00DC7272">
      <w:pPr>
        <w:pStyle w:val="MDPI31text"/>
      </w:pPr>
      <w:bookmarkStart w:id="147" w:name="OLE_LINK5"/>
      <w:bookmarkStart w:id="148" w:name="OLE_LINK6"/>
      <w:r w:rsidRPr="005B00AF">
        <w:t>The</w:t>
      </w:r>
      <w:r w:rsidR="00BD2A39" w:rsidRPr="005B00AF">
        <w:t xml:space="preserve"> parameter </w:t>
      </w:r>
      <w:r w:rsidR="00415588" w:rsidRPr="005B00AF">
        <w:t>burstiness_time_count(</w:t>
      </w:r>
      <w:r w:rsidR="00415588" w:rsidRPr="005B00AF">
        <w:rPr>
          <w:iCs/>
        </w:rPr>
        <w:t>y</w:t>
      </w:r>
      <w:r w:rsidR="00415588" w:rsidRPr="005B00AF">
        <w:t>) refer</w:t>
      </w:r>
      <w:r w:rsidR="00BD2A39" w:rsidRPr="005B00AF">
        <w:t>s</w:t>
      </w:r>
      <w:r w:rsidR="00415588" w:rsidRPr="005B00AF">
        <w:t xml:space="preserve"> to </w:t>
      </w:r>
      <w:r w:rsidR="00BD2A39" w:rsidRPr="005B00AF">
        <w:t xml:space="preserve">a </w:t>
      </w:r>
      <w:commentRangeStart w:id="149"/>
      <w:r w:rsidRPr="005B00AF">
        <w:t>bur</w:t>
      </w:r>
      <w:r w:rsidR="00B35558" w:rsidRPr="005B00AF">
        <w:t>s</w:t>
      </w:r>
      <w:r w:rsidRPr="005B00AF">
        <w:t>tiness</w:t>
      </w:r>
      <w:commentRangeEnd w:id="149"/>
      <w:r w:rsidR="00B35558" w:rsidRPr="005B00AF">
        <w:rPr>
          <w:rStyle w:val="CommentReference"/>
          <w:rFonts w:ascii="Times New Roman" w:hAnsi="Times New Roman"/>
          <w:snapToGrid/>
          <w:color w:val="auto"/>
          <w:lang w:eastAsia="en-US" w:bidi="ar-SA"/>
        </w:rPr>
        <w:commentReference w:id="149"/>
      </w:r>
      <w:r w:rsidRPr="005B00AF">
        <w:t>_value(</w:t>
      </w:r>
      <w:r w:rsidRPr="005B00AF">
        <w:rPr>
          <w:iCs/>
        </w:rPr>
        <w:t>y</w:t>
      </w:r>
      <w:r w:rsidRPr="005B00AF">
        <w:t>)</w:t>
      </w:r>
      <w:r w:rsidR="00415588" w:rsidRPr="005B00AF">
        <w:t xml:space="preserve"> set to 1</w:t>
      </w:r>
      <w:r w:rsidR="00BD2A39" w:rsidRPr="005B00AF">
        <w:t>,</w:t>
      </w:r>
      <w:r w:rsidR="00415588" w:rsidRPr="005B00AF">
        <w:t xml:space="preserve"> and the pair </w:t>
      </w:r>
      <w:r w:rsidR="00BD2A39" w:rsidRPr="005B00AF">
        <w:t>{</w:t>
      </w:r>
      <w:r w:rsidR="00415588" w:rsidRPr="005B00AF">
        <w:t>burstiness_value(</w:t>
      </w:r>
      <w:r w:rsidR="00415588" w:rsidRPr="005B00AF">
        <w:rPr>
          <w:iCs/>
        </w:rPr>
        <w:t>y</w:t>
      </w:r>
      <w:r w:rsidR="00415588" w:rsidRPr="005B00AF">
        <w:t>), burstiness_time_count(</w:t>
      </w:r>
      <w:r w:rsidR="00415588" w:rsidRPr="005B00AF">
        <w:rPr>
          <w:iCs/>
        </w:rPr>
        <w:t>y</w:t>
      </w:r>
      <w:r w:rsidR="00415588" w:rsidRPr="005B00AF">
        <w:t>)</w:t>
      </w:r>
      <w:r w:rsidR="00BD2A39" w:rsidRPr="005B00AF">
        <w:t>}</w:t>
      </w:r>
      <w:r w:rsidR="00415588" w:rsidRPr="005B00AF">
        <w:t xml:space="preserve"> will</w:t>
      </w:r>
      <w:r w:rsidRPr="005B00AF">
        <w:t xml:space="preserve"> be save</w:t>
      </w:r>
      <w:r w:rsidR="00BE5C1D" w:rsidRPr="005B00AF">
        <w:t>d</w:t>
      </w:r>
      <w:r w:rsidRPr="005B00AF">
        <w:t xml:space="preserve"> in node </w:t>
      </w:r>
      <w:r w:rsidRPr="005B00AF">
        <w:rPr>
          <w:iCs/>
        </w:rPr>
        <w:t>y’s</w:t>
      </w:r>
      <w:r w:rsidRPr="005B00AF">
        <w:t xml:space="preserve"> B</w:t>
      </w:r>
      <w:r w:rsidR="00BC6D11" w:rsidRPr="005B00AF">
        <w:t>D</w:t>
      </w:r>
      <w:r w:rsidRPr="005B00AF">
        <w:t xml:space="preserve">L if this value </w:t>
      </w:r>
      <w:r w:rsidR="00BD2A39" w:rsidRPr="005B00AF">
        <w:t>is</w:t>
      </w:r>
      <w:r w:rsidRPr="005B00AF">
        <w:t xml:space="preserve"> not </w:t>
      </w:r>
      <w:r w:rsidR="00BD2A39" w:rsidRPr="005B00AF">
        <w:t>already</w:t>
      </w:r>
      <w:r w:rsidRPr="005B00AF">
        <w:t xml:space="preserve"> </w:t>
      </w:r>
      <w:r w:rsidR="00BD2A39" w:rsidRPr="005B00AF">
        <w:t>on</w:t>
      </w:r>
      <w:r w:rsidRPr="005B00AF">
        <w:t xml:space="preserve"> node </w:t>
      </w:r>
      <w:r w:rsidRPr="005B00AF">
        <w:rPr>
          <w:iCs/>
        </w:rPr>
        <w:t>y’s</w:t>
      </w:r>
      <w:r w:rsidRPr="005B00AF">
        <w:t xml:space="preserve"> B</w:t>
      </w:r>
      <w:r w:rsidR="00BC6D11" w:rsidRPr="005B00AF">
        <w:t>D</w:t>
      </w:r>
      <w:r w:rsidRPr="005B00AF">
        <w:t>L.</w:t>
      </w:r>
      <w:r w:rsidR="00AE12CA" w:rsidRPr="005B00AF">
        <w:t xml:space="preserve"> I</w:t>
      </w:r>
      <w:r w:rsidRPr="005B00AF">
        <w:t xml:space="preserve">f </w:t>
      </w:r>
      <w:commentRangeStart w:id="150"/>
      <w:r w:rsidRPr="005B00AF">
        <w:t>bur</w:t>
      </w:r>
      <w:r w:rsidR="00B35558" w:rsidRPr="005B00AF">
        <w:t>s</w:t>
      </w:r>
      <w:r w:rsidRPr="005B00AF">
        <w:t>tiness</w:t>
      </w:r>
      <w:commentRangeEnd w:id="150"/>
      <w:r w:rsidR="00B35558" w:rsidRPr="005B00AF">
        <w:rPr>
          <w:rStyle w:val="CommentReference"/>
          <w:rFonts w:ascii="Times New Roman" w:hAnsi="Times New Roman"/>
          <w:snapToGrid/>
          <w:color w:val="auto"/>
          <w:lang w:eastAsia="en-US" w:bidi="ar-SA"/>
        </w:rPr>
        <w:commentReference w:id="150"/>
      </w:r>
      <w:r w:rsidRPr="005B00AF">
        <w:t>_value(</w:t>
      </w:r>
      <w:r w:rsidRPr="005B00AF">
        <w:rPr>
          <w:iCs/>
        </w:rPr>
        <w:t>y</w:t>
      </w:r>
      <w:r w:rsidRPr="005B00AF">
        <w:t xml:space="preserve">) is </w:t>
      </w:r>
      <w:r w:rsidR="00BD2A39" w:rsidRPr="005B00AF">
        <w:t>on</w:t>
      </w:r>
      <w:r w:rsidRPr="005B00AF">
        <w:t xml:space="preserve"> node </w:t>
      </w:r>
      <w:r w:rsidRPr="005B00AF">
        <w:rPr>
          <w:iCs/>
        </w:rPr>
        <w:t>y’s</w:t>
      </w:r>
      <w:r w:rsidRPr="005B00AF">
        <w:t xml:space="preserve"> B</w:t>
      </w:r>
      <w:r w:rsidR="00BC6D11" w:rsidRPr="005B00AF">
        <w:t>D</w:t>
      </w:r>
      <w:r w:rsidRPr="005B00AF">
        <w:t xml:space="preserve">L, node </w:t>
      </w:r>
      <w:r w:rsidRPr="005B00AF">
        <w:rPr>
          <w:iCs/>
        </w:rPr>
        <w:t>x</w:t>
      </w:r>
      <w:r w:rsidRPr="005B00AF">
        <w:t xml:space="preserve"> will increase the </w:t>
      </w:r>
      <w:commentRangeStart w:id="151"/>
      <w:r w:rsidRPr="005B00AF">
        <w:t>bur</w:t>
      </w:r>
      <w:r w:rsidR="00B35558" w:rsidRPr="005B00AF">
        <w:t>s</w:t>
      </w:r>
      <w:r w:rsidRPr="005B00AF">
        <w:t>tiness</w:t>
      </w:r>
      <w:commentRangeEnd w:id="151"/>
      <w:r w:rsidR="00B35558" w:rsidRPr="005B00AF">
        <w:rPr>
          <w:rStyle w:val="CommentReference"/>
          <w:rFonts w:ascii="Times New Roman" w:hAnsi="Times New Roman"/>
          <w:snapToGrid/>
          <w:color w:val="auto"/>
          <w:lang w:eastAsia="en-US" w:bidi="ar-SA"/>
        </w:rPr>
        <w:commentReference w:id="151"/>
      </w:r>
      <w:r w:rsidRPr="005B00AF">
        <w:t>_time_count(</w:t>
      </w:r>
      <w:r w:rsidRPr="005B00AF">
        <w:rPr>
          <w:iCs/>
        </w:rPr>
        <w:t>y</w:t>
      </w:r>
      <w:r w:rsidRPr="005B00AF">
        <w:t>)</w:t>
      </w:r>
      <w:r w:rsidR="0029553F" w:rsidRPr="005B00AF">
        <w:t xml:space="preserve"> refer</w:t>
      </w:r>
      <w:r w:rsidR="00BD2A39" w:rsidRPr="005B00AF">
        <w:t>ring</w:t>
      </w:r>
      <w:r w:rsidR="0029553F" w:rsidRPr="005B00AF">
        <w:t xml:space="preserve"> to burstiness_value(</w:t>
      </w:r>
      <w:r w:rsidR="0029553F" w:rsidRPr="005B00AF">
        <w:rPr>
          <w:iCs/>
        </w:rPr>
        <w:t>y</w:t>
      </w:r>
      <w:r w:rsidR="0029553F" w:rsidRPr="005B00AF">
        <w:t>)</w:t>
      </w:r>
      <w:r w:rsidRPr="005B00AF">
        <w:t xml:space="preserve"> </w:t>
      </w:r>
      <w:r w:rsidR="00BD2A39" w:rsidRPr="005B00AF">
        <w:t>by 1</w:t>
      </w:r>
      <w:r w:rsidRPr="005B00AF">
        <w:t>.</w:t>
      </w:r>
      <w:r w:rsidR="006A5B33" w:rsidRPr="005B00AF">
        <w:t xml:space="preserve"> Then</w:t>
      </w:r>
      <w:r w:rsidR="00BD2A39" w:rsidRPr="005B00AF">
        <w:t>, it</w:t>
      </w:r>
      <w:r w:rsidR="006A5B33" w:rsidRPr="005B00AF">
        <w:t xml:space="preserve"> update</w:t>
      </w:r>
      <w:r w:rsidR="00BD2A39" w:rsidRPr="005B00AF">
        <w:t>s</w:t>
      </w:r>
      <w:r w:rsidR="006A5B33" w:rsidRPr="005B00AF">
        <w:t xml:space="preserve"> the seqno(</w:t>
      </w:r>
      <w:r w:rsidR="006A5B33" w:rsidRPr="005B00AF">
        <w:rPr>
          <w:iCs/>
        </w:rPr>
        <w:t>y</w:t>
      </w:r>
      <w:r w:rsidR="006A5B33" w:rsidRPr="005B00AF">
        <w:t>) value in the neighbor list.</w:t>
      </w:r>
    </w:p>
    <w:bookmarkEnd w:id="147"/>
    <w:bookmarkEnd w:id="148"/>
    <w:p w14:paraId="56736FAC" w14:textId="602E8CD5" w:rsidR="007D5347" w:rsidRPr="005B00AF" w:rsidRDefault="00AE12CA" w:rsidP="00AA1F5A">
      <w:pPr>
        <w:pStyle w:val="MDPI31text"/>
        <w:spacing w:after="240"/>
      </w:pPr>
      <w:r w:rsidRPr="005B00AF">
        <w:t>T</w:t>
      </w:r>
      <w:r w:rsidR="007D5347" w:rsidRPr="005B00AF">
        <w:t xml:space="preserve">his process will repeat during </w:t>
      </w:r>
      <w:r w:rsidR="00BE5C1D" w:rsidRPr="005B00AF">
        <w:t xml:space="preserve">the </w:t>
      </w:r>
      <w:r w:rsidR="007D5347" w:rsidRPr="005B00AF">
        <w:t>measure link quality period. The detail</w:t>
      </w:r>
      <w:r w:rsidR="00BE5C1D" w:rsidRPr="005B00AF">
        <w:t>ed</w:t>
      </w:r>
      <w:r w:rsidR="007D5347" w:rsidRPr="005B00AF">
        <w:t xml:space="preserve"> algorithm is in </w:t>
      </w:r>
      <w:r w:rsidRPr="005B00AF">
        <w:t>A</w:t>
      </w:r>
      <w:r w:rsidR="007D5347" w:rsidRPr="005B00AF">
        <w:t>lgorithm</w:t>
      </w:r>
      <w:r w:rsidR="009A131C" w:rsidRPr="005B00AF">
        <w:t xml:space="preserve"> 1</w:t>
      </w:r>
      <w:r w:rsidR="00043DEB" w:rsidRPr="005B00AF">
        <w:t>,</w:t>
      </w:r>
      <w:r w:rsidR="007D5347" w:rsidRPr="005B00AF">
        <w:t xml:space="preserve"> and </w:t>
      </w:r>
      <w:r w:rsidR="00770A28" w:rsidRPr="005B00AF">
        <w:t>the flowchart</w:t>
      </w:r>
      <w:r w:rsidR="00043DEB" w:rsidRPr="005B00AF">
        <w:t xml:space="preserve"> is</w:t>
      </w:r>
      <w:r w:rsidR="00770A28" w:rsidRPr="005B00AF">
        <w:t xml:space="preserve"> in Figure </w:t>
      </w:r>
      <w:r w:rsidR="00D05104" w:rsidRPr="005B00AF">
        <w:t>3</w:t>
      </w:r>
      <w:r w:rsidR="00770A28" w:rsidRPr="005B00AF">
        <w:t>.</w:t>
      </w:r>
    </w:p>
    <w:bookmarkEnd w:id="140"/>
    <w:bookmarkEnd w:id="141"/>
    <w:p w14:paraId="6629F23F" w14:textId="77777777" w:rsidR="007D5347" w:rsidRPr="009F359C" w:rsidRDefault="00FD68D3" w:rsidP="00FD68D3">
      <w:pPr>
        <w:pStyle w:val="MDPI23heading3"/>
      </w:pPr>
      <w:r w:rsidRPr="009F359C">
        <w:t xml:space="preserve">3.2.2. </w:t>
      </w:r>
      <w:r w:rsidR="007D5347" w:rsidRPr="009F359C">
        <w:t xml:space="preserve">Calculate </w:t>
      </w:r>
      <w:r w:rsidRPr="009F359C">
        <w:t>Burstiness Distribution Metric</w:t>
      </w:r>
    </w:p>
    <w:p w14:paraId="723F5338" w14:textId="1F347A31" w:rsidR="00B402AB" w:rsidRPr="005B00AF" w:rsidRDefault="00F65142" w:rsidP="00AA1F5A">
      <w:pPr>
        <w:pStyle w:val="MDPI31text"/>
      </w:pPr>
      <w:r w:rsidRPr="009F359C">
        <w:t>To calculate</w:t>
      </w:r>
      <w:r w:rsidR="007A196B" w:rsidRPr="009F359C">
        <w:t xml:space="preserve"> the </w:t>
      </w:r>
      <w:r w:rsidRPr="009F359C">
        <w:t>Bdist</w:t>
      </w:r>
      <w:r w:rsidR="007A196B" w:rsidRPr="009F359C">
        <w:t xml:space="preserve"> metric</w:t>
      </w:r>
      <w:r w:rsidRPr="009F359C">
        <w:t>, w</w:t>
      </w:r>
      <w:r w:rsidR="007D5347" w:rsidRPr="009F359C">
        <w:t xml:space="preserve">e consider the </w:t>
      </w:r>
      <w:r w:rsidR="007D5347" w:rsidRPr="005B00AF">
        <w:t xml:space="preserve">possible loss ratio for </w:t>
      </w:r>
      <w:r w:rsidRPr="005B00AF">
        <w:t>each</w:t>
      </w:r>
      <w:r w:rsidR="007D5347" w:rsidRPr="005B00AF">
        <w:t xml:space="preserve"> </w:t>
      </w:r>
      <w:r w:rsidRPr="005B00AF">
        <w:t>link</w:t>
      </w:r>
      <w:r w:rsidR="00393EF5" w:rsidRPr="005B00AF">
        <w:t>,</w:t>
      </w:r>
      <w:r w:rsidR="007D5347" w:rsidRPr="005B00AF">
        <w:t xml:space="preserve"> and determine the Bdist value</w:t>
      </w:r>
      <w:r w:rsidRPr="005B00AF">
        <w:t xml:space="preserve"> from</w:t>
      </w:r>
      <w:r w:rsidR="00AA1D37" w:rsidRPr="005B00AF">
        <w:t xml:space="preserve"> the</w:t>
      </w:r>
      <w:r w:rsidRPr="005B00AF">
        <w:t xml:space="preserve"> BDL</w:t>
      </w:r>
      <w:r w:rsidR="007D5347" w:rsidRPr="005B00AF">
        <w:t xml:space="preserve">. </w:t>
      </w:r>
      <w:r w:rsidR="00142233" w:rsidRPr="005B00AF">
        <w:t xml:space="preserve">We assume that a target PRR is considered. </w:t>
      </w:r>
      <w:r w:rsidR="007D5347" w:rsidRPr="005B00AF">
        <w:t xml:space="preserve">For example, to reach </w:t>
      </w:r>
      <w:r w:rsidR="00AA1D37" w:rsidRPr="005B00AF">
        <w:t>a</w:t>
      </w:r>
      <w:r w:rsidR="007D5347" w:rsidRPr="005B00AF">
        <w:t xml:space="preserve"> PRR target of 99% for the data transmission period, the loss ratio should </w:t>
      </w:r>
      <w:commentRangeStart w:id="152"/>
      <w:r w:rsidR="00D71F23" w:rsidRPr="005B00AF">
        <w:t xml:space="preserve">be </w:t>
      </w:r>
      <w:r w:rsidR="007D5347" w:rsidRPr="005B00AF">
        <w:t xml:space="preserve">lower than </w:t>
      </w:r>
      <w:commentRangeEnd w:id="152"/>
      <w:r w:rsidR="00D71F23" w:rsidRPr="005B00AF">
        <w:rPr>
          <w:rStyle w:val="CommentReference"/>
          <w:rFonts w:ascii="Times New Roman" w:hAnsi="Times New Roman"/>
          <w:snapToGrid/>
          <w:color w:val="auto"/>
          <w:lang w:eastAsia="en-US" w:bidi="ar-SA"/>
        </w:rPr>
        <w:commentReference w:id="152"/>
      </w:r>
      <w:r w:rsidR="007D5347" w:rsidRPr="005B00AF">
        <w:t xml:space="preserve">1% for each link. If the route has </w:t>
      </w:r>
      <w:r w:rsidR="00393EF5" w:rsidRPr="005B00AF">
        <w:t>h</w:t>
      </w:r>
      <w:r w:rsidR="007D5347" w:rsidRPr="005B00AF">
        <w:t xml:space="preserve"> hops, then every link that the route goes through </w:t>
      </w:r>
      <w:r w:rsidR="00393EF5" w:rsidRPr="005B00AF">
        <w:t>has</w:t>
      </w:r>
      <w:r w:rsidR="007D5347" w:rsidRPr="005B00AF">
        <w:t xml:space="preserve"> a loss ratio lower than </w:t>
      </w:r>
      <m:oMath>
        <m:rad>
          <m:radPr>
            <m:ctrlPr>
              <w:rPr>
                <w:rFonts w:ascii="Cambria Math" w:hAnsi="Cambria Math"/>
              </w:rPr>
            </m:ctrlPr>
          </m:radPr>
          <m:deg>
            <m:r>
              <m:rPr>
                <m:sty m:val="p"/>
              </m:rPr>
              <w:rPr>
                <w:rFonts w:ascii="Cambria Math" w:hAnsi="Cambria Math"/>
              </w:rPr>
              <m:t>h</m:t>
            </m:r>
          </m:deg>
          <m:e>
            <m:r>
              <m:rPr>
                <m:sty m:val="p"/>
              </m:rPr>
              <w:rPr>
                <w:rFonts w:ascii="Cambria Math" w:hAnsi="Cambria Math"/>
              </w:rPr>
              <m:t>0.01</m:t>
            </m:r>
          </m:e>
        </m:rad>
      </m:oMath>
      <w:r w:rsidR="007D5347" w:rsidRPr="005B00AF">
        <w:t xml:space="preserve"> . </w:t>
      </w:r>
      <w:r w:rsidR="00F521F7" w:rsidRPr="005B00AF">
        <w:t>First, base</w:t>
      </w:r>
      <w:r w:rsidR="00393EF5" w:rsidRPr="005B00AF">
        <w:t>d</w:t>
      </w:r>
      <w:r w:rsidR="00F521F7" w:rsidRPr="005B00AF">
        <w:t xml:space="preserve"> on the hop count of the current node and target PRR, the end-to-end loss ratio (</w:t>
      </w:r>
      <m:oMath>
        <m:sSub>
          <m:sSubPr>
            <m:ctrlPr>
              <w:rPr>
                <w:rFonts w:ascii="Cambria Math" w:hAnsi="Cambria Math"/>
              </w:rPr>
            </m:ctrlPr>
          </m:sSubPr>
          <m:e>
            <m:r>
              <m:rPr>
                <m:sty m:val="p"/>
              </m:rPr>
              <w:rPr>
                <w:rFonts w:ascii="Cambria Math" w:hAnsi="Cambria Math"/>
              </w:rPr>
              <m:t>e2e</m:t>
            </m:r>
          </m:e>
          <m:sub>
            <m:r>
              <m:rPr>
                <m:sty m:val="p"/>
              </m:rPr>
              <w:rPr>
                <w:rFonts w:ascii="Cambria Math" w:hAnsi="Cambria Math"/>
              </w:rPr>
              <m:t>loss ratio</m:t>
            </m:r>
          </m:sub>
        </m:sSub>
      </m:oMath>
      <w:r w:rsidR="00F521F7" w:rsidRPr="005B00AF">
        <w:t xml:space="preserve">) that we accepted to reach </w:t>
      </w:r>
      <w:r w:rsidR="00393EF5" w:rsidRPr="005B00AF">
        <w:t xml:space="preserve">the </w:t>
      </w:r>
      <w:r w:rsidR="00F521F7" w:rsidRPr="005B00AF">
        <w:t>PRR</w:t>
      </w:r>
      <w:r w:rsidR="00C63ABF" w:rsidRPr="005B00AF">
        <w:t xml:space="preserve"> </w:t>
      </w:r>
      <w:r w:rsidR="00F521F7" w:rsidRPr="005B00AF">
        <w:t>target is calculated by Equation (1):</w:t>
      </w:r>
    </w:p>
    <w:tbl>
      <w:tblPr>
        <w:tblW w:w="5000" w:type="pct"/>
        <w:jc w:val="center"/>
        <w:tblCellMar>
          <w:left w:w="0" w:type="dxa"/>
          <w:right w:w="0" w:type="dxa"/>
        </w:tblCellMar>
        <w:tblLook w:val="04A0" w:firstRow="1" w:lastRow="0" w:firstColumn="1" w:lastColumn="0" w:noHBand="0" w:noVBand="1"/>
      </w:tblPr>
      <w:tblGrid>
        <w:gridCol w:w="8409"/>
        <w:gridCol w:w="435"/>
      </w:tblGrid>
      <w:tr w:rsidR="00B402AB" w:rsidRPr="005B00AF" w14:paraId="5E3EF5A1" w14:textId="77777777" w:rsidTr="00922B1F">
        <w:trPr>
          <w:jc w:val="center"/>
        </w:trPr>
        <w:tc>
          <w:tcPr>
            <w:tcW w:w="4754" w:type="pct"/>
            <w:shd w:val="clear" w:color="auto" w:fill="auto"/>
          </w:tcPr>
          <w:bookmarkStart w:id="153" w:name="OLE_LINK169"/>
          <w:bookmarkStart w:id="154" w:name="OLE_LINK170"/>
          <w:bookmarkStart w:id="155" w:name="OLE_LINK133"/>
          <w:bookmarkStart w:id="156" w:name="OLE_LINK134"/>
          <w:p w14:paraId="0268809C" w14:textId="21C65521" w:rsidR="00B402AB" w:rsidRPr="005B00AF" w:rsidRDefault="0019498A" w:rsidP="00922B1F">
            <w:pPr>
              <w:pStyle w:val="MDPI39equation"/>
            </w:pPr>
            <m:oMathPara>
              <m:oMath>
                <m:sSub>
                  <m:sSubPr>
                    <m:ctrlPr>
                      <w:rPr>
                        <w:rFonts w:ascii="Cambria Math" w:hAnsi="Cambria Math"/>
                      </w:rPr>
                    </m:ctrlPr>
                  </m:sSubPr>
                  <m:e>
                    <m:r>
                      <m:rPr>
                        <m:sty m:val="p"/>
                      </m:rPr>
                      <w:rPr>
                        <w:rFonts w:ascii="Cambria Math" w:hAnsi="Cambria Math"/>
                      </w:rPr>
                      <m:t>e2e</m:t>
                    </m:r>
                  </m:e>
                  <m:sub>
                    <m:r>
                      <m:rPr>
                        <m:sty m:val="p"/>
                      </m:rPr>
                      <w:rPr>
                        <w:rFonts w:ascii="Cambria Math" w:hAnsi="Cambria Math"/>
                      </w:rPr>
                      <m:t>loss ratio</m:t>
                    </m:r>
                  </m:sub>
                </m:sSub>
                <w:bookmarkEnd w:id="153"/>
                <w:bookmarkEnd w:id="154"/>
                <m:r>
                  <m:rPr>
                    <m:sty m:val="p"/>
                  </m:rPr>
                  <w:rPr>
                    <w:rFonts w:ascii="Cambria Math" w:hAnsi="Cambria Math"/>
                  </w:rPr>
                  <m:t xml:space="preserve">=1- </m:t>
                </m:r>
                <m:rad>
                  <m:radPr>
                    <m:ctrlPr>
                      <w:rPr>
                        <w:rFonts w:ascii="Cambria Math" w:hAnsi="Cambria Math"/>
                      </w:rPr>
                    </m:ctrlPr>
                  </m:radPr>
                  <m:deg>
                    <m:r>
                      <m:rPr>
                        <m:sty m:val="p"/>
                      </m:rPr>
                      <w:rPr>
                        <w:rFonts w:ascii="Cambria Math" w:hAnsi="Cambria Math"/>
                      </w:rPr>
                      <m:t>h</m:t>
                    </m:r>
                  </m:deg>
                  <m:e>
                    <m:sSub>
                      <m:sSubPr>
                        <m:ctrlPr>
                          <w:rPr>
                            <w:rFonts w:ascii="Cambria Math" w:hAnsi="Cambria Math"/>
                          </w:rPr>
                        </m:ctrlPr>
                      </m:sSubPr>
                      <m:e>
                        <m:r>
                          <m:rPr>
                            <m:sty m:val="p"/>
                          </m:rPr>
                          <w:rPr>
                            <w:rFonts w:ascii="Cambria Math" w:hAnsi="Cambria Math"/>
                          </w:rPr>
                          <m:t>PRR</m:t>
                        </m:r>
                      </m:e>
                      <m:sub>
                        <m:r>
                          <m:rPr>
                            <m:sty m:val="p"/>
                          </m:rPr>
                          <w:rPr>
                            <w:rFonts w:ascii="Cambria Math" w:hAnsi="Cambria Math"/>
                          </w:rPr>
                          <m:t>target</m:t>
                        </m:r>
                      </m:sub>
                    </m:sSub>
                  </m:e>
                </m:rad>
              </m:oMath>
            </m:oMathPara>
          </w:p>
        </w:tc>
        <w:tc>
          <w:tcPr>
            <w:tcW w:w="246" w:type="pct"/>
            <w:shd w:val="clear" w:color="auto" w:fill="auto"/>
            <w:vAlign w:val="center"/>
          </w:tcPr>
          <w:p w14:paraId="7E1A9E7C" w14:textId="77777777" w:rsidR="00B402AB" w:rsidRPr="005B00AF" w:rsidRDefault="00B402AB" w:rsidP="00922B1F">
            <w:pPr>
              <w:pStyle w:val="MDPI3aequationnumber"/>
              <w:spacing w:line="260" w:lineRule="atLeast"/>
            </w:pPr>
            <w:r w:rsidRPr="005B00AF">
              <w:t>(1)</w:t>
            </w:r>
          </w:p>
        </w:tc>
      </w:tr>
    </w:tbl>
    <w:p w14:paraId="306218B3" w14:textId="77777777" w:rsidR="00B402AB" w:rsidRPr="005B00AF" w:rsidRDefault="00EB330E" w:rsidP="00AA1F5A">
      <w:pPr>
        <w:pStyle w:val="MDPI31text"/>
        <w:rPr>
          <w:w w:val="97"/>
        </w:rPr>
      </w:pPr>
      <w:bookmarkStart w:id="157" w:name="OLE_LINK7"/>
      <w:bookmarkStart w:id="158" w:name="OLE_LINK8"/>
      <w:bookmarkEnd w:id="155"/>
      <w:bookmarkEnd w:id="156"/>
      <w:r w:rsidRPr="005B00AF">
        <w:rPr>
          <w:w w:val="97"/>
        </w:rPr>
        <w:t>T</w:t>
      </w:r>
      <w:r w:rsidR="00B167F7" w:rsidRPr="005B00AF">
        <w:rPr>
          <w:w w:val="97"/>
        </w:rPr>
        <w:t>hen</w:t>
      </w:r>
      <w:r w:rsidRPr="005B00AF">
        <w:rPr>
          <w:w w:val="97"/>
        </w:rPr>
        <w:t>,</w:t>
      </w:r>
      <w:r w:rsidR="00B167F7" w:rsidRPr="005B00AF">
        <w:rPr>
          <w:w w:val="97"/>
        </w:rPr>
        <w:t xml:space="preserve"> we can calculate the </w:t>
      </w:r>
      <w:r w:rsidRPr="005B00AF">
        <w:rPr>
          <w:w w:val="97"/>
        </w:rPr>
        <w:t xml:space="preserve">number of </w:t>
      </w:r>
      <w:r w:rsidR="00B167F7" w:rsidRPr="005B00AF">
        <w:rPr>
          <w:w w:val="97"/>
        </w:rPr>
        <w:t>packet loss threshold (</w:t>
      </w:r>
      <w:bookmarkStart w:id="159" w:name="OLE_LINK97"/>
      <w:bookmarkStart w:id="160" w:name="OLE_LINK98"/>
      <w:r w:rsidRPr="005B00AF">
        <w:rPr>
          <w:w w:val="97"/>
        </w:rPr>
        <w:t xml:space="preserve">denoted </w:t>
      </w:r>
      <w:bookmarkStart w:id="161" w:name="OLE_LINK99"/>
      <w:bookmarkStart w:id="162" w:name="OLE_LINK100"/>
      <w:bookmarkStart w:id="163" w:name="OLE_LINK102"/>
      <w:r w:rsidRPr="005B00AF">
        <w:rPr>
          <w:w w:val="97"/>
        </w:rPr>
        <w:t>N</w:t>
      </w:r>
      <w:r w:rsidR="00B167F7" w:rsidRPr="005B00AF">
        <w:rPr>
          <w:w w:val="97"/>
          <w:szCs w:val="18"/>
        </w:rPr>
        <w:t>loss</w:t>
      </w:r>
      <w:r w:rsidR="00C600FB" w:rsidRPr="005B00AF">
        <w:rPr>
          <w:w w:val="97"/>
          <w:szCs w:val="18"/>
        </w:rPr>
        <w:t>_</w:t>
      </w:r>
      <w:r w:rsidR="00B167F7" w:rsidRPr="005B00AF">
        <w:rPr>
          <w:w w:val="97"/>
          <w:szCs w:val="18"/>
        </w:rPr>
        <w:t>threshold</w:t>
      </w:r>
      <w:bookmarkEnd w:id="159"/>
      <w:bookmarkEnd w:id="160"/>
      <w:bookmarkEnd w:id="161"/>
      <w:bookmarkEnd w:id="162"/>
      <w:bookmarkEnd w:id="163"/>
      <w:r w:rsidR="00B167F7" w:rsidRPr="005B00AF">
        <w:rPr>
          <w:w w:val="97"/>
        </w:rPr>
        <w:t>)</w:t>
      </w:r>
      <w:r w:rsidR="00A757B0" w:rsidRPr="005B00AF">
        <w:rPr>
          <w:w w:val="97"/>
        </w:rPr>
        <w:t xml:space="preserve"> </w:t>
      </w:r>
      <w:r w:rsidR="00B167F7" w:rsidRPr="005B00AF">
        <w:rPr>
          <w:w w:val="97"/>
        </w:rPr>
        <w:t xml:space="preserve">corresponding </w:t>
      </w:r>
      <w:r w:rsidR="00C600FB" w:rsidRPr="005B00AF">
        <w:rPr>
          <w:w w:val="97"/>
        </w:rPr>
        <w:t xml:space="preserve">to </w:t>
      </w:r>
      <w:r w:rsidR="00B167F7" w:rsidRPr="005B00AF">
        <w:rPr>
          <w:w w:val="97"/>
        </w:rPr>
        <w:t>the number of probes (</w:t>
      </w:r>
      <w:r w:rsidR="00C600FB" w:rsidRPr="005B00AF">
        <w:rPr>
          <w:w w:val="97"/>
        </w:rPr>
        <w:t xml:space="preserve">denoted </w:t>
      </w:r>
      <w:r w:rsidR="00B167F7" w:rsidRPr="005B00AF">
        <w:rPr>
          <w:w w:val="97"/>
        </w:rPr>
        <w:t>N</w:t>
      </w:r>
      <w:r w:rsidR="00B167F7" w:rsidRPr="005B00AF">
        <w:rPr>
          <w:w w:val="97"/>
          <w:szCs w:val="18"/>
        </w:rPr>
        <w:t>probes</w:t>
      </w:r>
      <w:r w:rsidR="00B167F7" w:rsidRPr="005B00AF">
        <w:rPr>
          <w:w w:val="97"/>
        </w:rPr>
        <w:t xml:space="preserve">) </w:t>
      </w:r>
      <w:r w:rsidR="00C600FB" w:rsidRPr="005B00AF">
        <w:rPr>
          <w:w w:val="97"/>
        </w:rPr>
        <w:t xml:space="preserve">with </w:t>
      </w:r>
      <w:r w:rsidR="00B167F7" w:rsidRPr="005B00AF">
        <w:rPr>
          <w:w w:val="97"/>
        </w:rPr>
        <w:t>Equation (2):</w:t>
      </w:r>
    </w:p>
    <w:tbl>
      <w:tblPr>
        <w:tblW w:w="5000" w:type="pct"/>
        <w:jc w:val="center"/>
        <w:tblCellMar>
          <w:left w:w="0" w:type="dxa"/>
          <w:right w:w="0" w:type="dxa"/>
        </w:tblCellMar>
        <w:tblLook w:val="04A0" w:firstRow="1" w:lastRow="0" w:firstColumn="1" w:lastColumn="0" w:noHBand="0" w:noVBand="1"/>
      </w:tblPr>
      <w:tblGrid>
        <w:gridCol w:w="8409"/>
        <w:gridCol w:w="435"/>
      </w:tblGrid>
      <w:tr w:rsidR="00300DDE" w:rsidRPr="005B00AF" w14:paraId="778793B9" w14:textId="77777777" w:rsidTr="00B46C6F">
        <w:trPr>
          <w:jc w:val="center"/>
        </w:trPr>
        <w:tc>
          <w:tcPr>
            <w:tcW w:w="4754" w:type="pct"/>
            <w:shd w:val="clear" w:color="auto" w:fill="auto"/>
          </w:tcPr>
          <w:bookmarkEnd w:id="157"/>
          <w:bookmarkEnd w:id="158"/>
          <w:p w14:paraId="3E5A647E" w14:textId="5BA7C32D" w:rsidR="00300DDE" w:rsidRPr="005B00AF" w:rsidRDefault="0019498A" w:rsidP="00B46C6F">
            <w:pPr>
              <w:pStyle w:val="MDPI39equation"/>
            </w:pPr>
            <m:oMathPara>
              <m:oMath>
                <m:sSub>
                  <m:sSubPr>
                    <m:ctrlPr>
                      <w:rPr>
                        <w:rFonts w:ascii="Cambria Math" w:hAnsi="Cambria Math"/>
                        <w:iCs/>
                      </w:rPr>
                    </m:ctrlPr>
                  </m:sSubPr>
                  <m:e>
                    <m:r>
                      <m:rPr>
                        <m:sty m:val="p"/>
                      </m:rPr>
                      <w:rPr>
                        <w:rFonts w:ascii="Cambria Math" w:hAnsi="Cambria Math"/>
                      </w:rPr>
                      <m:t>N</m:t>
                    </m:r>
                  </m:e>
                  <m:sub>
                    <m:r>
                      <m:rPr>
                        <m:sty m:val="p"/>
                      </m:rPr>
                      <w:rPr>
                        <w:rFonts w:ascii="Cambria Math" w:hAnsi="Cambria Math"/>
                      </w:rPr>
                      <m:t>loss_threshold</m:t>
                    </m:r>
                  </m:sub>
                </m:sSub>
                <m:r>
                  <m:rPr>
                    <m:sty m:val="p"/>
                  </m:rPr>
                  <w:rPr>
                    <w:rFonts w:ascii="Cambria Math" w:hAnsi="Cambria Math"/>
                  </w:rPr>
                  <m:t>=e2</m:t>
                </m:r>
                <m:sSub>
                  <m:sSubPr>
                    <m:ctrlPr>
                      <w:rPr>
                        <w:rFonts w:ascii="Cambria Math" w:hAnsi="Cambria Math"/>
                      </w:rPr>
                    </m:ctrlPr>
                  </m:sSubPr>
                  <m:e>
                    <m:r>
                      <m:rPr>
                        <m:sty m:val="p"/>
                      </m:rPr>
                      <w:rPr>
                        <w:rFonts w:ascii="Cambria Math" w:hAnsi="Cambria Math"/>
                      </w:rPr>
                      <m:t>e</m:t>
                    </m:r>
                    <m:ctrlPr>
                      <w:rPr>
                        <w:rFonts w:ascii="Cambria Math" w:hAnsi="Cambria Math"/>
                        <w:iCs/>
                      </w:rPr>
                    </m:ctrlPr>
                  </m:e>
                  <m:sub>
                    <m:r>
                      <m:rPr>
                        <m:sty m:val="p"/>
                      </m:rPr>
                      <w:rPr>
                        <w:rFonts w:ascii="Cambria Math" w:hAnsi="Cambria Math"/>
                      </w:rPr>
                      <m:t>loss ratio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probes</m:t>
                    </m:r>
                  </m:sub>
                </m:sSub>
              </m:oMath>
            </m:oMathPara>
          </w:p>
        </w:tc>
        <w:tc>
          <w:tcPr>
            <w:tcW w:w="246" w:type="pct"/>
            <w:shd w:val="clear" w:color="auto" w:fill="auto"/>
            <w:vAlign w:val="center"/>
          </w:tcPr>
          <w:p w14:paraId="2CCE0AF8" w14:textId="77777777" w:rsidR="00300DDE" w:rsidRPr="005B00AF" w:rsidRDefault="00300DDE" w:rsidP="00B46C6F">
            <w:pPr>
              <w:pStyle w:val="MDPI3aequationnumber"/>
              <w:spacing w:line="260" w:lineRule="atLeast"/>
            </w:pPr>
            <w:r w:rsidRPr="005B00AF">
              <w:t>(2)</w:t>
            </w:r>
          </w:p>
        </w:tc>
      </w:tr>
    </w:tbl>
    <w:p w14:paraId="273B12ED" w14:textId="4EC8786F" w:rsidR="00957740" w:rsidRPr="005B00AF" w:rsidRDefault="00AB7DF9">
      <w:pPr>
        <w:pStyle w:val="MDPI31text"/>
        <w:ind w:firstLine="0"/>
        <w:rPr>
          <w:w w:val="97"/>
        </w:rPr>
      </w:pPr>
      <w:bookmarkStart w:id="164" w:name="OLE_LINK105"/>
      <w:r w:rsidRPr="005B00AF">
        <w:rPr>
          <w:w w:val="97"/>
        </w:rPr>
        <w:t>The</w:t>
      </w:r>
      <w:r w:rsidR="00957740" w:rsidRPr="005B00AF">
        <w:rPr>
          <w:w w:val="97"/>
        </w:rPr>
        <w:t xml:space="preserve"> </w:t>
      </w:r>
      <w:r w:rsidRPr="005B00AF">
        <w:rPr>
          <w:w w:val="97"/>
        </w:rPr>
        <w:t>number of current packet los</w:t>
      </w:r>
      <w:r w:rsidR="0034362E" w:rsidRPr="005B00AF">
        <w:rPr>
          <w:w w:val="97"/>
        </w:rPr>
        <w:t xml:space="preserve">s </w:t>
      </w:r>
      <w:r w:rsidRPr="005B00AF">
        <w:rPr>
          <w:w w:val="97"/>
        </w:rPr>
        <w:t xml:space="preserve">(denoted </w:t>
      </w:r>
      <w:proofErr w:type="spellStart"/>
      <w:r w:rsidRPr="005B00AF">
        <w:rPr>
          <w:w w:val="97"/>
        </w:rPr>
        <w:t>N</w:t>
      </w:r>
      <w:r w:rsidRPr="005B00AF">
        <w:rPr>
          <w:w w:val="97"/>
          <w:sz w:val="16"/>
          <w:szCs w:val="16"/>
        </w:rPr>
        <w:t>current_loss</w:t>
      </w:r>
      <w:proofErr w:type="spellEnd"/>
      <w:r w:rsidRPr="005B00AF">
        <w:rPr>
          <w:w w:val="97"/>
        </w:rPr>
        <w:t>) is calculated by multiply pair of {burstiness_value, burstiness_time_count}</w:t>
      </w:r>
      <w:r w:rsidR="00F4370D" w:rsidRPr="005B00AF">
        <w:rPr>
          <w:w w:val="97"/>
        </w:rPr>
        <w:t xml:space="preserve"> at ith</w:t>
      </w:r>
      <w:r w:rsidRPr="005B00AF">
        <w:rPr>
          <w:w w:val="97"/>
        </w:rPr>
        <w:t xml:space="preserve"> in BDL</w:t>
      </w:r>
      <w:r w:rsidR="00957740" w:rsidRPr="005B00AF">
        <w:rPr>
          <w:w w:val="97"/>
        </w:rPr>
        <w:t xml:space="preserve"> as follows</w:t>
      </w:r>
      <w:bookmarkEnd w:id="164"/>
      <w:r w:rsidR="00957740" w:rsidRPr="005B00AF">
        <w:rPr>
          <w:w w:val="97"/>
        </w:rPr>
        <w:t>:</w:t>
      </w:r>
    </w:p>
    <w:tbl>
      <w:tblPr>
        <w:tblW w:w="0" w:type="auto"/>
        <w:jc w:val="center"/>
        <w:tblLayout w:type="fixed"/>
        <w:tblLook w:val="0000" w:firstRow="0" w:lastRow="0" w:firstColumn="0" w:lastColumn="0" w:noHBand="0" w:noVBand="0"/>
      </w:tblPr>
      <w:tblGrid>
        <w:gridCol w:w="8220"/>
      </w:tblGrid>
      <w:tr w:rsidR="00284BAF" w:rsidRPr="005B00AF" w14:paraId="7515DA5E" w14:textId="77777777" w:rsidTr="00115436">
        <w:trPr>
          <w:trHeight w:val="340"/>
          <w:jc w:val="center"/>
        </w:trPr>
        <w:tc>
          <w:tcPr>
            <w:tcW w:w="8220" w:type="dxa"/>
            <w:shd w:val="clear" w:color="auto" w:fill="auto"/>
            <w:vAlign w:val="center"/>
          </w:tcPr>
          <w:p w14:paraId="395E6357" w14:textId="77777777" w:rsidR="00284BAF" w:rsidRPr="005B00AF" w:rsidRDefault="00284BAF" w:rsidP="00115436">
            <w:pPr>
              <w:pStyle w:val="MDPI31text"/>
              <w:spacing w:before="120" w:after="120"/>
              <w:ind w:left="706" w:firstLine="0"/>
              <w:jc w:val="center"/>
              <w:rPr>
                <w:w w:val="97"/>
              </w:rPr>
            </w:pPr>
            <w:r w:rsidRPr="005B00AF">
              <w:rPr>
                <w:w w:val="97"/>
              </w:rPr>
              <w:t>N</w:t>
            </w:r>
            <w:r w:rsidRPr="005B00AF">
              <w:rPr>
                <w:w w:val="97"/>
                <w:sz w:val="16"/>
                <w:szCs w:val="16"/>
              </w:rPr>
              <w:t>current_loss</w:t>
            </w:r>
            <w:r w:rsidRPr="005B00AF">
              <w:rPr>
                <w:w w:val="97"/>
              </w:rPr>
              <w:t xml:space="preserve"> = i * BDL[i];</w:t>
            </w:r>
          </w:p>
        </w:tc>
      </w:tr>
    </w:tbl>
    <w:p w14:paraId="1029C550" w14:textId="77777777" w:rsidR="00284BAF" w:rsidRPr="009F359C" w:rsidRDefault="00284BAF" w:rsidP="00284BAF">
      <w:pPr>
        <w:pStyle w:val="MDPI52figure"/>
      </w:pPr>
      <w:r w:rsidRPr="009F359C">
        <w:rPr>
          <w:noProof/>
          <w:lang w:eastAsia="ko-KR" w:bidi="ar-SA"/>
        </w:rPr>
        <w:lastRenderedPageBreak/>
        <w:drawing>
          <wp:inline distT="0" distB="0" distL="0" distR="0" wp14:anchorId="20F46B9B" wp14:editId="5CE4D6E0">
            <wp:extent cx="4076700" cy="677547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gorithm1.png"/>
                    <pic:cNvPicPr/>
                  </pic:nvPicPr>
                  <pic:blipFill>
                    <a:blip r:embed="rId13">
                      <a:extLst>
                        <a:ext uri="{28A0092B-C50C-407E-A947-70E740481C1C}">
                          <a14:useLocalDpi xmlns:a14="http://schemas.microsoft.com/office/drawing/2010/main" val="0"/>
                        </a:ext>
                      </a:extLst>
                    </a:blip>
                    <a:stretch>
                      <a:fillRect/>
                    </a:stretch>
                  </pic:blipFill>
                  <pic:spPr>
                    <a:xfrm>
                      <a:off x="0" y="0"/>
                      <a:ext cx="4080648" cy="6782037"/>
                    </a:xfrm>
                    <a:prstGeom prst="rect">
                      <a:avLst/>
                    </a:prstGeom>
                  </pic:spPr>
                </pic:pic>
              </a:graphicData>
            </a:graphic>
          </wp:inline>
        </w:drawing>
      </w:r>
    </w:p>
    <w:p w14:paraId="2D834B81" w14:textId="68B36AA0" w:rsidR="003E30D8" w:rsidRPr="009F359C" w:rsidRDefault="00284BAF" w:rsidP="00284BAF">
      <w:pPr>
        <w:pStyle w:val="MDPI51figurecaption"/>
        <w:jc w:val="center"/>
      </w:pPr>
      <w:r w:rsidRPr="009F359C">
        <w:rPr>
          <w:b/>
        </w:rPr>
        <w:t xml:space="preserve">Figure 3. </w:t>
      </w:r>
      <w:r w:rsidRPr="009F359C">
        <w:rPr>
          <w:snapToGrid w:val="0"/>
        </w:rPr>
        <w:t>The flowchart of the main procedures in Algorithm 1</w:t>
      </w:r>
      <w:r w:rsidRPr="009F359C">
        <w:t>.</w:t>
      </w:r>
    </w:p>
    <w:p w14:paraId="460E6C84" w14:textId="77777777" w:rsidR="003E30D8" w:rsidRPr="009F359C" w:rsidRDefault="003E30D8">
      <w:pPr>
        <w:overflowPunct/>
        <w:autoSpaceDE/>
        <w:autoSpaceDN/>
        <w:adjustRightInd/>
        <w:spacing w:line="240" w:lineRule="auto"/>
        <w:ind w:firstLine="0"/>
        <w:jc w:val="left"/>
        <w:textAlignment w:val="auto"/>
        <w:rPr>
          <w:rFonts w:ascii="Palatino Linotype" w:hAnsi="Palatino Linotype"/>
          <w:color w:val="000000"/>
          <w:sz w:val="18"/>
          <w:lang w:eastAsia="de-DE" w:bidi="en-US"/>
        </w:rPr>
      </w:pPr>
      <w:r w:rsidRPr="009F359C">
        <w:br w:type="page"/>
      </w:r>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487492" w:rsidRPr="009F359C" w14:paraId="6D0C63A3" w14:textId="77777777" w:rsidTr="00487492">
        <w:trPr>
          <w:trHeight w:val="318"/>
        </w:trPr>
        <w:tc>
          <w:tcPr>
            <w:tcW w:w="8834" w:type="dxa"/>
            <w:tcBorders>
              <w:top w:val="single" w:sz="8" w:space="0" w:color="auto"/>
              <w:bottom w:val="single" w:sz="4" w:space="0" w:color="auto"/>
            </w:tcBorders>
          </w:tcPr>
          <w:p w14:paraId="455871A3" w14:textId="1F1ACE01" w:rsidR="00487492" w:rsidRPr="009F359C" w:rsidRDefault="00487492" w:rsidP="00487492">
            <w:pPr>
              <w:rPr>
                <w:w w:val="97"/>
                <w:highlight w:val="yellow"/>
              </w:rPr>
            </w:pPr>
            <w:commentRangeStart w:id="165"/>
            <w:r w:rsidRPr="009F359C">
              <w:rPr>
                <w:rFonts w:ascii="Palatino Linotype" w:hAnsi="Palatino Linotype"/>
                <w:b/>
                <w:bCs/>
                <w:snapToGrid w:val="0"/>
                <w:color w:val="000000"/>
                <w:w w:val="97"/>
                <w:szCs w:val="22"/>
                <w:highlight w:val="yellow"/>
                <w:lang w:eastAsia="de-DE" w:bidi="en-US"/>
              </w:rPr>
              <w:lastRenderedPageBreak/>
              <w:t>Algorithm 2: Calculate Burstiness Distribution Metric</w:t>
            </w:r>
            <w:commentRangeEnd w:id="165"/>
            <w:r w:rsidRPr="009F359C">
              <w:rPr>
                <w:rStyle w:val="CommentReference"/>
              </w:rPr>
              <w:commentReference w:id="165"/>
            </w:r>
          </w:p>
        </w:tc>
      </w:tr>
      <w:tr w:rsidR="00487492" w:rsidRPr="00A22E59" w14:paraId="1C52892E" w14:textId="77777777" w:rsidTr="00487492">
        <w:trPr>
          <w:trHeight w:val="5168"/>
        </w:trPr>
        <w:tc>
          <w:tcPr>
            <w:tcW w:w="8834" w:type="dxa"/>
            <w:tcBorders>
              <w:top w:val="single" w:sz="4" w:space="0" w:color="auto"/>
            </w:tcBorders>
          </w:tcPr>
          <w:p w14:paraId="67A424FB"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Input    : Ascending sorted burstiness distribution list (BDL),</w:t>
            </w:r>
          </w:p>
          <w:p w14:paraId="1F2BA733"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 xml:space="preserve">           number of probes (Nprobes), target PRR (PRRtarget), hop count (h)</w:t>
            </w:r>
          </w:p>
          <w:p w14:paraId="68BA0639"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Output :  Burstiness distribution metric (Bdist)</w:t>
            </w:r>
          </w:p>
          <w:p w14:paraId="438DA979"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1          :  Calculate end-to-end loss ratio by using Equation (1)</w:t>
            </w:r>
          </w:p>
          <w:p w14:paraId="2CAB6EF6"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2          :  Calculate N</w:t>
            </w:r>
            <w:r w:rsidRPr="00A22E59">
              <w:rPr>
                <w:rFonts w:ascii="Palatino Linotype" w:hAnsi="Palatino Linotype"/>
                <w:snapToGrid w:val="0"/>
                <w:color w:val="000000"/>
                <w:w w:val="97"/>
                <w:sz w:val="16"/>
                <w:szCs w:val="18"/>
                <w:lang w:eastAsia="de-DE" w:bidi="en-US"/>
              </w:rPr>
              <w:t>loss_threshold</w:t>
            </w:r>
            <w:r w:rsidRPr="00A22E59">
              <w:rPr>
                <w:rFonts w:ascii="Palatino Linotype" w:hAnsi="Palatino Linotype"/>
                <w:snapToGrid w:val="0"/>
                <w:color w:val="000000"/>
                <w:w w:val="97"/>
                <w:szCs w:val="22"/>
                <w:lang w:eastAsia="de-DE" w:bidi="en-US"/>
              </w:rPr>
              <w:t xml:space="preserve"> by using Equation (2)</w:t>
            </w:r>
          </w:p>
          <w:p w14:paraId="47CC8B57"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3          :  Initialize the N</w:t>
            </w:r>
            <w:r w:rsidRPr="00A22E59">
              <w:rPr>
                <w:rFonts w:ascii="Palatino Linotype" w:hAnsi="Palatino Linotype"/>
                <w:snapToGrid w:val="0"/>
                <w:color w:val="000000"/>
                <w:w w:val="97"/>
                <w:sz w:val="16"/>
                <w:szCs w:val="18"/>
                <w:lang w:eastAsia="de-DE" w:bidi="en-US"/>
              </w:rPr>
              <w:t>current_loss</w:t>
            </w:r>
            <w:r w:rsidRPr="00A22E59">
              <w:rPr>
                <w:rFonts w:ascii="Palatino Linotype" w:hAnsi="Palatino Linotype"/>
                <w:snapToGrid w:val="0"/>
                <w:color w:val="000000"/>
                <w:w w:val="97"/>
                <w:szCs w:val="22"/>
                <w:lang w:eastAsia="de-DE" w:bidi="en-US"/>
              </w:rPr>
              <w:t xml:space="preserve"> = Bmax*BDL[Bmax]</w:t>
            </w:r>
          </w:p>
          <w:p w14:paraId="0D0A5662"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4          :  For loop in BDL from i = Bmax to 0</w:t>
            </w:r>
          </w:p>
          <w:p w14:paraId="60A0B5E8"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5          :       If(N</w:t>
            </w:r>
            <w:r w:rsidRPr="00A22E59">
              <w:rPr>
                <w:rFonts w:ascii="Palatino Linotype" w:hAnsi="Palatino Linotype"/>
                <w:snapToGrid w:val="0"/>
                <w:color w:val="000000"/>
                <w:w w:val="97"/>
                <w:sz w:val="16"/>
                <w:szCs w:val="18"/>
                <w:lang w:eastAsia="de-DE" w:bidi="en-US"/>
              </w:rPr>
              <w:t>current_loss</w:t>
            </w:r>
            <w:r w:rsidRPr="00A22E59">
              <w:rPr>
                <w:rFonts w:ascii="Palatino Linotype" w:hAnsi="Palatino Linotype"/>
                <w:snapToGrid w:val="0"/>
                <w:color w:val="000000"/>
                <w:w w:val="97"/>
                <w:szCs w:val="22"/>
                <w:lang w:eastAsia="de-DE" w:bidi="en-US"/>
              </w:rPr>
              <w:t xml:space="preserve"> ≤ N</w:t>
            </w:r>
            <w:r w:rsidRPr="00A22E59">
              <w:rPr>
                <w:rFonts w:ascii="Palatino Linotype" w:hAnsi="Palatino Linotype"/>
                <w:snapToGrid w:val="0"/>
                <w:color w:val="000000"/>
                <w:w w:val="97"/>
                <w:sz w:val="16"/>
                <w:szCs w:val="18"/>
                <w:lang w:eastAsia="de-DE" w:bidi="en-US"/>
              </w:rPr>
              <w:t>loss_threshold</w:t>
            </w:r>
            <w:r w:rsidRPr="00A22E59">
              <w:rPr>
                <w:rFonts w:ascii="Palatino Linotype" w:hAnsi="Palatino Linotype"/>
                <w:snapToGrid w:val="0"/>
                <w:color w:val="000000"/>
                <w:w w:val="97"/>
                <w:szCs w:val="22"/>
                <w:lang w:eastAsia="de-DE" w:bidi="en-US"/>
              </w:rPr>
              <w:t>)</w:t>
            </w:r>
          </w:p>
          <w:p w14:paraId="106F69FD"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6          :              N</w:t>
            </w:r>
            <w:r w:rsidRPr="00A22E59">
              <w:rPr>
                <w:rFonts w:ascii="Palatino Linotype" w:hAnsi="Palatino Linotype"/>
                <w:snapToGrid w:val="0"/>
                <w:color w:val="000000"/>
                <w:w w:val="97"/>
                <w:sz w:val="16"/>
                <w:szCs w:val="18"/>
                <w:lang w:eastAsia="de-DE" w:bidi="en-US"/>
              </w:rPr>
              <w:t>current_loss</w:t>
            </w:r>
            <w:r w:rsidRPr="00A22E59">
              <w:rPr>
                <w:rFonts w:ascii="Palatino Linotype" w:hAnsi="Palatino Linotype"/>
                <w:snapToGrid w:val="0"/>
                <w:color w:val="000000"/>
                <w:w w:val="97"/>
                <w:szCs w:val="22"/>
                <w:lang w:eastAsia="de-DE" w:bidi="en-US"/>
              </w:rPr>
              <w:t xml:space="preserve"> += i * BDL[i];</w:t>
            </w:r>
          </w:p>
          <w:p w14:paraId="1D41C72F"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7          :       Else</w:t>
            </w:r>
          </w:p>
          <w:p w14:paraId="7F83195B"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8          :              Bdist = i + 1;</w:t>
            </w:r>
          </w:p>
          <w:p w14:paraId="6370BC9B"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9          :              Break;</w:t>
            </w:r>
          </w:p>
          <w:p w14:paraId="77006C95"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10         :       End if</w:t>
            </w:r>
          </w:p>
          <w:p w14:paraId="66528E02" w14:textId="77777777" w:rsidR="00487492" w:rsidRPr="00A22E59" w:rsidRDefault="00487492" w:rsidP="00487492">
            <w:pPr>
              <w:ind w:firstLine="0"/>
              <w:rPr>
                <w:rFonts w:ascii="Palatino Linotype" w:hAnsi="Palatino Linotype"/>
                <w:snapToGrid w:val="0"/>
                <w:color w:val="000000"/>
                <w:w w:val="97"/>
                <w:szCs w:val="22"/>
                <w:lang w:eastAsia="de-DE" w:bidi="en-US"/>
              </w:rPr>
            </w:pPr>
            <w:r w:rsidRPr="00A22E59">
              <w:rPr>
                <w:rFonts w:ascii="Palatino Linotype" w:hAnsi="Palatino Linotype"/>
                <w:snapToGrid w:val="0"/>
                <w:color w:val="000000"/>
                <w:w w:val="97"/>
                <w:szCs w:val="22"/>
                <w:lang w:eastAsia="de-DE" w:bidi="en-US"/>
              </w:rPr>
              <w:t>11         :  End for</w:t>
            </w:r>
          </w:p>
          <w:p w14:paraId="61C9F896" w14:textId="4FF6C4C2" w:rsidR="00487492" w:rsidRPr="00A22E59" w:rsidRDefault="00487492" w:rsidP="00487492">
            <w:pPr>
              <w:ind w:firstLine="0"/>
              <w:rPr>
                <w:rFonts w:ascii="Palatino Linotype" w:hAnsi="Palatino Linotype"/>
                <w:b/>
                <w:bCs/>
                <w:snapToGrid w:val="0"/>
                <w:color w:val="000000"/>
                <w:w w:val="97"/>
                <w:szCs w:val="22"/>
                <w:lang w:eastAsia="de-DE" w:bidi="en-US"/>
              </w:rPr>
            </w:pPr>
            <w:r w:rsidRPr="00A22E59">
              <w:rPr>
                <w:rFonts w:ascii="Palatino Linotype" w:hAnsi="Palatino Linotype"/>
                <w:snapToGrid w:val="0"/>
                <w:color w:val="000000"/>
                <w:w w:val="97"/>
                <w:szCs w:val="22"/>
                <w:lang w:eastAsia="de-DE" w:bidi="en-US"/>
              </w:rPr>
              <w:t>12         :  Return Bdist</w:t>
            </w:r>
          </w:p>
        </w:tc>
      </w:tr>
    </w:tbl>
    <w:p w14:paraId="7C05EFDD" w14:textId="7688FECA" w:rsidR="00957740" w:rsidRPr="00A22E59" w:rsidRDefault="00957740">
      <w:pPr>
        <w:pStyle w:val="MDPI31text"/>
        <w:ind w:firstLine="0"/>
        <w:rPr>
          <w:i/>
          <w:iCs/>
          <w:w w:val="97"/>
        </w:rPr>
      </w:pPr>
      <w:r w:rsidRPr="00A22E59">
        <w:rPr>
          <w:w w:val="97"/>
        </w:rPr>
        <w:t>in which</w:t>
      </w:r>
      <w:bookmarkStart w:id="166" w:name="OLE_LINK103"/>
      <w:bookmarkStart w:id="167" w:name="OLE_LINK104"/>
      <w:r w:rsidRPr="00A22E59">
        <w:rPr>
          <w:w w:val="97"/>
        </w:rPr>
        <w:t xml:space="preserve">, </w:t>
      </w:r>
      <w:r w:rsidR="00F4370D" w:rsidRPr="00A22E59">
        <w:rPr>
          <w:i/>
          <w:iCs/>
          <w:w w:val="97"/>
        </w:rPr>
        <w:t>i</w:t>
      </w:r>
      <w:r w:rsidR="00F4370D" w:rsidRPr="00A22E59">
        <w:rPr>
          <w:w w:val="97"/>
        </w:rPr>
        <w:t xml:space="preserve"> is burstiness value, BDL[i] is burstiness_time_count of </w:t>
      </w:r>
      <w:r w:rsidR="00F4370D" w:rsidRPr="00A22E59">
        <w:rPr>
          <w:i/>
          <w:iCs/>
          <w:w w:val="97"/>
        </w:rPr>
        <w:t>i.</w:t>
      </w:r>
    </w:p>
    <w:p w14:paraId="0ACFEB0C" w14:textId="78444999" w:rsidR="00C60872" w:rsidRPr="009F359C" w:rsidRDefault="00C60872" w:rsidP="001D3266">
      <w:pPr>
        <w:pStyle w:val="MDPI31text"/>
        <w:rPr>
          <w:w w:val="97"/>
        </w:rPr>
      </w:pPr>
      <w:bookmarkStart w:id="168" w:name="OLE_LINK106"/>
      <w:bookmarkStart w:id="169" w:name="OLE_LINK107"/>
      <w:r w:rsidRPr="00A22E59">
        <w:rPr>
          <w:w w:val="97"/>
        </w:rPr>
        <w:t xml:space="preserve">The </w:t>
      </w:r>
      <w:r w:rsidR="00E90D3D" w:rsidRPr="00A22E59">
        <w:rPr>
          <w:w w:val="97"/>
        </w:rPr>
        <w:t>Bdist metric</w:t>
      </w:r>
      <w:r w:rsidRPr="00A22E59">
        <w:rPr>
          <w:w w:val="97"/>
        </w:rPr>
        <w:t xml:space="preserve"> </w:t>
      </w:r>
      <w:bookmarkEnd w:id="166"/>
      <w:bookmarkEnd w:id="167"/>
      <w:r w:rsidRPr="00A22E59">
        <w:rPr>
          <w:w w:val="97"/>
        </w:rPr>
        <w:t>is set equal to the burstiness value</w:t>
      </w:r>
      <w:r w:rsidR="00C600FB" w:rsidRPr="00A22E59">
        <w:rPr>
          <w:w w:val="97"/>
        </w:rPr>
        <w:t>,</w:t>
      </w:r>
      <w:r w:rsidRPr="00A22E59">
        <w:rPr>
          <w:w w:val="97"/>
        </w:rPr>
        <w:t xml:space="preserve"> such that the</w:t>
      </w:r>
      <w:r w:rsidR="000E2F05" w:rsidRPr="00A22E59">
        <w:rPr>
          <w:w w:val="97"/>
        </w:rPr>
        <w:t xml:space="preserve"> total of</w:t>
      </w:r>
      <w:r w:rsidR="007B0B23" w:rsidRPr="00A22E59">
        <w:rPr>
          <w:w w:val="97"/>
        </w:rPr>
        <w:t xml:space="preserve"> </w:t>
      </w:r>
      <w:r w:rsidR="00C600FB" w:rsidRPr="00A22E59">
        <w:rPr>
          <w:w w:val="97"/>
        </w:rPr>
        <w:t>N</w:t>
      </w:r>
      <w:r w:rsidR="00C600FB" w:rsidRPr="00A22E59">
        <w:rPr>
          <w:w w:val="97"/>
          <w:sz w:val="16"/>
          <w:szCs w:val="16"/>
        </w:rPr>
        <w:t>current_loss</w:t>
      </w:r>
      <w:r w:rsidRPr="00A22E59">
        <w:rPr>
          <w:w w:val="97"/>
          <w:szCs w:val="18"/>
        </w:rPr>
        <w:t xml:space="preserve"> </w:t>
      </w:r>
      <w:r w:rsidRPr="00A22E59">
        <w:rPr>
          <w:w w:val="97"/>
        </w:rPr>
        <w:t>lower</w:t>
      </w:r>
      <w:r w:rsidR="00C600FB" w:rsidRPr="00A22E59">
        <w:rPr>
          <w:w w:val="97"/>
        </w:rPr>
        <w:t xml:space="preserve"> than,</w:t>
      </w:r>
      <w:r w:rsidRPr="00A22E59">
        <w:rPr>
          <w:w w:val="97"/>
        </w:rPr>
        <w:t xml:space="preserve"> or equal to</w:t>
      </w:r>
      <w:r w:rsidR="00C600FB" w:rsidRPr="00A22E59">
        <w:rPr>
          <w:w w:val="97"/>
        </w:rPr>
        <w:t>,</w:t>
      </w:r>
      <w:r w:rsidRPr="00A22E59">
        <w:rPr>
          <w:w w:val="97"/>
        </w:rPr>
        <w:t xml:space="preserve"> th</w:t>
      </w:r>
      <w:r w:rsidR="00C600FB" w:rsidRPr="00A22E59">
        <w:rPr>
          <w:w w:val="97"/>
        </w:rPr>
        <w:t>e N</w:t>
      </w:r>
      <w:r w:rsidR="00C600FB" w:rsidRPr="00A22E59">
        <w:rPr>
          <w:w w:val="97"/>
          <w:sz w:val="16"/>
          <w:szCs w:val="16"/>
        </w:rPr>
        <w:t>loss_threshold</w:t>
      </w:r>
      <w:r w:rsidRPr="00A22E59">
        <w:rPr>
          <w:w w:val="97"/>
        </w:rPr>
        <w:t>. The</w:t>
      </w:r>
      <w:r w:rsidRPr="009F359C">
        <w:rPr>
          <w:w w:val="97"/>
        </w:rPr>
        <w:t xml:space="preserve"> detail</w:t>
      </w:r>
      <w:r w:rsidR="00E90D3D" w:rsidRPr="009F359C">
        <w:rPr>
          <w:w w:val="97"/>
        </w:rPr>
        <w:t xml:space="preserve">ed </w:t>
      </w:r>
      <w:commentRangeStart w:id="170"/>
      <w:r w:rsidR="00C621D0">
        <w:rPr>
          <w:w w:val="97"/>
        </w:rPr>
        <w:t xml:space="preserve">calculation of </w:t>
      </w:r>
      <w:commentRangeEnd w:id="170"/>
      <w:r w:rsidR="00C621D0">
        <w:rPr>
          <w:rStyle w:val="CommentReference"/>
          <w:rFonts w:ascii="Times New Roman" w:hAnsi="Times New Roman"/>
          <w:snapToGrid/>
          <w:color w:val="auto"/>
          <w:lang w:eastAsia="en-US" w:bidi="ar-SA"/>
        </w:rPr>
        <w:commentReference w:id="170"/>
      </w:r>
      <w:r w:rsidR="00E90D3D" w:rsidRPr="009F359C">
        <w:rPr>
          <w:w w:val="97"/>
        </w:rPr>
        <w:t xml:space="preserve">Bdist </w:t>
      </w:r>
      <w:r w:rsidRPr="009F359C">
        <w:rPr>
          <w:w w:val="97"/>
        </w:rPr>
        <w:t>is in Algorithm 2</w:t>
      </w:r>
      <w:r w:rsidR="00834A9C" w:rsidRPr="009F359C">
        <w:rPr>
          <w:w w:val="97"/>
        </w:rPr>
        <w:t xml:space="preserve"> and the flowchart </w:t>
      </w:r>
      <w:r w:rsidR="00E90D3D" w:rsidRPr="009F359C">
        <w:rPr>
          <w:w w:val="97"/>
        </w:rPr>
        <w:t xml:space="preserve">for Algorithm 2 is </w:t>
      </w:r>
      <w:r w:rsidR="00834A9C" w:rsidRPr="009F359C">
        <w:rPr>
          <w:w w:val="97"/>
        </w:rPr>
        <w:t>in Figure 4.</w:t>
      </w:r>
    </w:p>
    <w:p w14:paraId="6578E547" w14:textId="111C0155" w:rsidR="002620A6" w:rsidRPr="009F359C" w:rsidRDefault="00C60872" w:rsidP="001D3266">
      <w:pPr>
        <w:pStyle w:val="MDPI31text"/>
      </w:pPr>
      <w:bookmarkStart w:id="171" w:name="OLE_LINK110"/>
      <w:bookmarkStart w:id="172" w:name="OLE_LINK111"/>
      <w:bookmarkEnd w:id="168"/>
      <w:bookmarkEnd w:id="169"/>
      <w:r w:rsidRPr="009F359C">
        <w:t xml:space="preserve">For example, </w:t>
      </w:r>
      <w:r w:rsidR="0034362E" w:rsidRPr="009F359C">
        <w:t>a</w:t>
      </w:r>
      <w:r w:rsidRPr="009F359C">
        <w:t xml:space="preserve"> </w:t>
      </w:r>
      <w:r w:rsidR="000E5371" w:rsidRPr="009F359C">
        <w:t>one</w:t>
      </w:r>
      <w:r w:rsidR="0072257F" w:rsidRPr="009F359C">
        <w:t>-</w:t>
      </w:r>
      <w:r w:rsidR="000E5371" w:rsidRPr="009F359C">
        <w:t xml:space="preserve">hop </w:t>
      </w:r>
      <w:r w:rsidRPr="009F359C">
        <w:t xml:space="preserve">link has </w:t>
      </w:r>
      <w:r w:rsidR="0034362E" w:rsidRPr="009F359C">
        <w:t>a target</w:t>
      </w:r>
      <w:r w:rsidRPr="009F359C">
        <w:t xml:space="preserve"> PRR</w:t>
      </w:r>
      <w:r w:rsidR="0034362E" w:rsidRPr="009F359C">
        <w:t xml:space="preserve"> of</w:t>
      </w:r>
      <w:r w:rsidRPr="009F359C">
        <w:t xml:space="preserve"> 9</w:t>
      </w:r>
      <w:r w:rsidR="0034362E" w:rsidRPr="009F359C">
        <w:t>9</w:t>
      </w:r>
      <w:r w:rsidRPr="009F359C">
        <w:t>%</w:t>
      </w:r>
      <w:r w:rsidR="0034362E" w:rsidRPr="009F359C">
        <w:t>,</w:t>
      </w:r>
      <w:r w:rsidRPr="009F359C">
        <w:t xml:space="preserve"> and the number of probes is 1000 in</w:t>
      </w:r>
      <w:r w:rsidR="0034362E" w:rsidRPr="009F359C">
        <w:t xml:space="preserve"> order to</w:t>
      </w:r>
      <w:r w:rsidRPr="009F359C">
        <w:t xml:space="preserve"> measure</w:t>
      </w:r>
      <w:r w:rsidR="0034362E" w:rsidRPr="009F359C">
        <w:t xml:space="preserve"> the</w:t>
      </w:r>
      <w:r w:rsidRPr="009F359C">
        <w:t xml:space="preserve"> link quality, </w:t>
      </w:r>
      <w:r w:rsidR="0034362E" w:rsidRPr="009F359C">
        <w:t>which</w:t>
      </w:r>
      <w:r w:rsidRPr="009F359C">
        <w:t xml:space="preserve"> means that 1% of 1000 packets can be lost. The number of packets that can be lost during data transmission is 10 packets. </w:t>
      </w:r>
      <w:r w:rsidR="0034362E" w:rsidRPr="009F359C">
        <w:t>In</w:t>
      </w:r>
      <w:r w:rsidRPr="009F359C">
        <w:t xml:space="preserve"> the BDL in Figure 2, we can calculate the Bdist value for successful packet transmission </w:t>
      </w:r>
      <w:r w:rsidR="0034362E" w:rsidRPr="009F359C">
        <w:t>as</w:t>
      </w:r>
      <w:r w:rsidRPr="009F359C">
        <w:t xml:space="preserve"> 2 since the consecutive loss of two times transmission in the link </w:t>
      </w:r>
      <w:r w:rsidR="0034362E" w:rsidRPr="009F359C">
        <w:t>at a</w:t>
      </w:r>
      <w:r w:rsidRPr="009F359C">
        <w:t xml:space="preserve"> PRR </w:t>
      </w:r>
      <w:r w:rsidR="0034362E" w:rsidRPr="009F359C">
        <w:t xml:space="preserve">of </w:t>
      </w:r>
      <w:r w:rsidRPr="009F359C">
        <w:t xml:space="preserve">90% </w:t>
      </w:r>
      <w:r w:rsidR="0034362E" w:rsidRPr="009F359C">
        <w:t>was</w:t>
      </w:r>
      <w:r w:rsidRPr="009F359C">
        <w:t xml:space="preserve"> </w:t>
      </w:r>
      <w:r w:rsidR="0034362E" w:rsidRPr="009F359C">
        <w:t>10</w:t>
      </w:r>
      <w:r w:rsidRPr="009F359C">
        <w:t xml:space="preserve"> packets, </w:t>
      </w:r>
      <w:r w:rsidR="0034362E" w:rsidRPr="009F359C">
        <w:t>equal</w:t>
      </w:r>
      <w:r w:rsidRPr="009F359C">
        <w:t xml:space="preserve"> t</w:t>
      </w:r>
      <w:r w:rsidR="0034362E" w:rsidRPr="009F359C">
        <w:t>o</w:t>
      </w:r>
      <w:r w:rsidRPr="009F359C">
        <w:t xml:space="preserve"> the</w:t>
      </w:r>
      <w:r w:rsidR="0034362E" w:rsidRPr="009F359C">
        <w:t xml:space="preserve"> allowed packet losses</w:t>
      </w:r>
      <w:r w:rsidRPr="009F359C">
        <w:t>.</w:t>
      </w:r>
    </w:p>
    <w:p w14:paraId="7A6BE57B" w14:textId="6FC9CE2A" w:rsidR="00DC7272" w:rsidRPr="009F359C" w:rsidRDefault="00BB2F77" w:rsidP="00DC7272">
      <w:pPr>
        <w:pStyle w:val="MDPI52figure"/>
        <w:rPr>
          <w:w w:val="97"/>
          <w:sz w:val="20"/>
        </w:rPr>
      </w:pPr>
      <w:ins w:id="173" w:author="Mr Tan" w:date="2020-12-04T18:13:00Z">
        <w:r>
          <w:rPr>
            <w:noProof/>
            <w:snapToGrid/>
            <w:lang w:eastAsia="ko-KR" w:bidi="ar-SA"/>
            <w:rPrChange w:id="174" w:author="Unknown">
              <w:rPr>
                <w:noProof/>
                <w:lang w:eastAsia="ko-KR" w:bidi="ar-SA"/>
              </w:rPr>
            </w:rPrChange>
          </w:rPr>
          <w:lastRenderedPageBreak/>
          <w:drawing>
            <wp:inline distT="0" distB="0" distL="0" distR="0" wp14:anchorId="2BF726B5" wp14:editId="5765CE9A">
              <wp:extent cx="3895725" cy="597450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gorithm2.png"/>
                      <pic:cNvPicPr/>
                    </pic:nvPicPr>
                    <pic:blipFill>
                      <a:blip r:embed="rId14">
                        <a:extLst>
                          <a:ext uri="{28A0092B-C50C-407E-A947-70E740481C1C}">
                            <a14:useLocalDpi xmlns:a14="http://schemas.microsoft.com/office/drawing/2010/main" val="0"/>
                          </a:ext>
                        </a:extLst>
                      </a:blip>
                      <a:stretch>
                        <a:fillRect/>
                      </a:stretch>
                    </pic:blipFill>
                    <pic:spPr>
                      <a:xfrm>
                        <a:off x="0" y="0"/>
                        <a:ext cx="3914763" cy="6003698"/>
                      </a:xfrm>
                      <a:prstGeom prst="rect">
                        <a:avLst/>
                      </a:prstGeom>
                    </pic:spPr>
                  </pic:pic>
                </a:graphicData>
              </a:graphic>
            </wp:inline>
          </w:drawing>
        </w:r>
      </w:ins>
      <w:commentRangeStart w:id="175"/>
      <w:del w:id="176" w:author="Mr Tan" w:date="2020-12-04T18:13:00Z">
        <w:r w:rsidR="00DC7272" w:rsidRPr="009F359C" w:rsidDel="00BB2F77">
          <w:rPr>
            <w:noProof/>
            <w:lang w:eastAsia="ko-KR" w:bidi="ar-SA"/>
          </w:rPr>
          <w:drawing>
            <wp:inline distT="0" distB="0" distL="0" distR="0" wp14:anchorId="5889595E" wp14:editId="3B3A555E">
              <wp:extent cx="3856942" cy="5915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gorithm2.png"/>
                      <pic:cNvPicPr/>
                    </pic:nvPicPr>
                    <pic:blipFill>
                      <a:blip r:embed="rId15">
                        <a:extLst>
                          <a:ext uri="{28A0092B-C50C-407E-A947-70E740481C1C}">
                            <a14:useLocalDpi xmlns:a14="http://schemas.microsoft.com/office/drawing/2010/main" val="0"/>
                          </a:ext>
                        </a:extLst>
                      </a:blip>
                      <a:stretch>
                        <a:fillRect/>
                      </a:stretch>
                    </pic:blipFill>
                    <pic:spPr>
                      <a:xfrm>
                        <a:off x="0" y="0"/>
                        <a:ext cx="3859158" cy="5918424"/>
                      </a:xfrm>
                      <a:prstGeom prst="rect">
                        <a:avLst/>
                      </a:prstGeom>
                    </pic:spPr>
                  </pic:pic>
                </a:graphicData>
              </a:graphic>
            </wp:inline>
          </w:drawing>
        </w:r>
      </w:del>
      <w:commentRangeEnd w:id="175"/>
      <w:r w:rsidR="00A22E59">
        <w:rPr>
          <w:rStyle w:val="CommentReference"/>
          <w:rFonts w:ascii="Times New Roman" w:hAnsi="Times New Roman"/>
          <w:snapToGrid/>
          <w:color w:val="auto"/>
          <w:lang w:eastAsia="en-US" w:bidi="ar-SA"/>
        </w:rPr>
        <w:commentReference w:id="175"/>
      </w:r>
    </w:p>
    <w:p w14:paraId="00AE026D" w14:textId="66DE1618" w:rsidR="001D3266" w:rsidRPr="009F359C" w:rsidRDefault="001D3266" w:rsidP="001D3266">
      <w:pPr>
        <w:pStyle w:val="MDPI51figurecaption"/>
        <w:jc w:val="center"/>
      </w:pPr>
      <w:bookmarkStart w:id="177" w:name="OLE_LINK167"/>
      <w:bookmarkStart w:id="178" w:name="OLE_LINK168"/>
      <w:bookmarkEnd w:id="171"/>
      <w:bookmarkEnd w:id="172"/>
      <w:r w:rsidRPr="009F359C">
        <w:rPr>
          <w:b/>
        </w:rPr>
        <w:t xml:space="preserve">Figure 4. </w:t>
      </w:r>
      <w:r w:rsidRPr="009F359C">
        <w:rPr>
          <w:snapToGrid w:val="0"/>
        </w:rPr>
        <w:t>The flowchart of the main procedures in Algorithm 2</w:t>
      </w:r>
      <w:bookmarkEnd w:id="177"/>
      <w:bookmarkEnd w:id="178"/>
      <w:r w:rsidRPr="009F359C">
        <w:rPr>
          <w:snapToGrid w:val="0"/>
        </w:rPr>
        <w:t>.</w:t>
      </w:r>
    </w:p>
    <w:p w14:paraId="2FB5E314" w14:textId="2EB49E52" w:rsidR="00B402AB" w:rsidRPr="009F359C" w:rsidRDefault="001D3266" w:rsidP="001D3266">
      <w:pPr>
        <w:pStyle w:val="MDPI21heading1"/>
      </w:pPr>
      <w:r w:rsidRPr="009F359C">
        <w:t xml:space="preserve">4. </w:t>
      </w:r>
      <w:r w:rsidR="00FA3FE1" w:rsidRPr="009F359C">
        <w:t>Evaluation</w:t>
      </w:r>
    </w:p>
    <w:p w14:paraId="6FD5386D" w14:textId="77777777" w:rsidR="001B292F" w:rsidRPr="009F359C" w:rsidRDefault="00920ED2" w:rsidP="001D3266">
      <w:pPr>
        <w:pStyle w:val="MDPI31text"/>
      </w:pPr>
      <w:r w:rsidRPr="009F359C">
        <w:t>By using</w:t>
      </w:r>
      <w:r w:rsidR="0056180A" w:rsidRPr="009F359C">
        <w:t xml:space="preserve"> the</w:t>
      </w:r>
      <w:r w:rsidRPr="009F359C">
        <w:t xml:space="preserve"> Cooja</w:t>
      </w:r>
      <w:r w:rsidR="0056180A" w:rsidRPr="009F359C">
        <w:t xml:space="preserve"> simulator</w:t>
      </w:r>
      <w:r w:rsidRPr="009F359C">
        <w:t xml:space="preserve">, the Bdist </w:t>
      </w:r>
      <w:r w:rsidR="0056180A" w:rsidRPr="009F359C">
        <w:t xml:space="preserve">metric was </w:t>
      </w:r>
      <w:r w:rsidRPr="009F359C">
        <w:t>compared with schemes such as ETX</w:t>
      </w:r>
      <w:r w:rsidR="0056180A" w:rsidRPr="009F359C">
        <w:t xml:space="preserve"> and </w:t>
      </w:r>
      <w:r w:rsidRPr="009F359C">
        <w:t>PRR. The key parameter</w:t>
      </w:r>
      <w:r w:rsidR="0056180A" w:rsidRPr="009F359C">
        <w:t>s</w:t>
      </w:r>
      <w:r w:rsidRPr="009F359C">
        <w:t xml:space="preserve"> </w:t>
      </w:r>
      <w:r w:rsidR="0056180A" w:rsidRPr="009F359C">
        <w:t xml:space="preserve">are </w:t>
      </w:r>
      <w:r w:rsidRPr="009F359C">
        <w:t>present</w:t>
      </w:r>
      <w:r w:rsidR="0056180A" w:rsidRPr="009F359C">
        <w:t>ed</w:t>
      </w:r>
      <w:r w:rsidRPr="009F359C">
        <w:t xml:space="preserve"> in Table 2.</w:t>
      </w:r>
    </w:p>
    <w:p w14:paraId="61E29658" w14:textId="155ED21F" w:rsidR="00503385" w:rsidRPr="009F359C" w:rsidRDefault="001D3266" w:rsidP="001D3266">
      <w:pPr>
        <w:pStyle w:val="MDPI41tablecaption"/>
        <w:jc w:val="center"/>
      </w:pPr>
      <w:r w:rsidRPr="009F359C">
        <w:rPr>
          <w:b/>
        </w:rPr>
        <w:t xml:space="preserve">Table 2. </w:t>
      </w:r>
      <w:r w:rsidR="00503385" w:rsidRPr="009F359C">
        <w:t xml:space="preserve">Summary of the simulation </w:t>
      </w:r>
      <w:r w:rsidR="0056180A" w:rsidRPr="009F359C">
        <w:t>set-</w:t>
      </w:r>
      <w:r w:rsidR="00503385" w:rsidRPr="009F359C">
        <w:t>up parameters.</w:t>
      </w:r>
    </w:p>
    <w:tbl>
      <w:tblPr>
        <w:tblStyle w:val="TableGrid"/>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firstRow="1" w:lastRow="0" w:firstColumn="1" w:lastColumn="0" w:noHBand="0" w:noVBand="1"/>
      </w:tblPr>
      <w:tblGrid>
        <w:gridCol w:w="3168"/>
        <w:gridCol w:w="1429"/>
      </w:tblGrid>
      <w:tr w:rsidR="00F90C35" w:rsidRPr="009F359C" w14:paraId="07988CEC" w14:textId="77777777" w:rsidTr="001D3266">
        <w:trPr>
          <w:jc w:val="center"/>
        </w:trPr>
        <w:tc>
          <w:tcPr>
            <w:tcW w:w="0" w:type="auto"/>
            <w:tcBorders>
              <w:top w:val="single" w:sz="8" w:space="0" w:color="auto"/>
              <w:bottom w:val="single" w:sz="4" w:space="0" w:color="auto"/>
            </w:tcBorders>
            <w:shd w:val="clear" w:color="auto" w:fill="auto"/>
            <w:vAlign w:val="center"/>
            <w:hideMark/>
          </w:tcPr>
          <w:p w14:paraId="4CAEABC6" w14:textId="77777777" w:rsidR="00F90C35" w:rsidRPr="009841F9" w:rsidRDefault="00F90C35" w:rsidP="001D3266">
            <w:pPr>
              <w:pStyle w:val="MDPI31text"/>
              <w:autoSpaceDE w:val="0"/>
              <w:autoSpaceDN w:val="0"/>
              <w:spacing w:line="240" w:lineRule="auto"/>
              <w:ind w:firstLine="0"/>
              <w:jc w:val="center"/>
              <w:rPr>
                <w:bCs/>
              </w:rPr>
            </w:pPr>
            <w:r w:rsidRPr="009841F9">
              <w:rPr>
                <w:bCs/>
              </w:rPr>
              <w:t>Number of nodes</w:t>
            </w:r>
          </w:p>
        </w:tc>
        <w:tc>
          <w:tcPr>
            <w:tcW w:w="0" w:type="auto"/>
            <w:tcBorders>
              <w:top w:val="single" w:sz="8" w:space="0" w:color="auto"/>
              <w:bottom w:val="single" w:sz="4" w:space="0" w:color="auto"/>
            </w:tcBorders>
            <w:shd w:val="clear" w:color="auto" w:fill="auto"/>
            <w:vAlign w:val="center"/>
            <w:hideMark/>
          </w:tcPr>
          <w:p w14:paraId="6400A3CB" w14:textId="77777777" w:rsidR="00F90C35" w:rsidRPr="009F359C" w:rsidRDefault="00F90C35"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 xml:space="preserve">10 </w:t>
            </w:r>
          </w:p>
        </w:tc>
      </w:tr>
      <w:tr w:rsidR="00F90C35" w:rsidRPr="009F359C" w14:paraId="241B26BD" w14:textId="77777777" w:rsidTr="001D3266">
        <w:trPr>
          <w:jc w:val="center"/>
        </w:trPr>
        <w:tc>
          <w:tcPr>
            <w:tcW w:w="0" w:type="auto"/>
            <w:tcBorders>
              <w:top w:val="single" w:sz="4" w:space="0" w:color="auto"/>
            </w:tcBorders>
            <w:shd w:val="clear" w:color="auto" w:fill="auto"/>
            <w:vAlign w:val="center"/>
            <w:hideMark/>
          </w:tcPr>
          <w:p w14:paraId="0262FBFA" w14:textId="77777777" w:rsidR="00F90C35" w:rsidRPr="009841F9" w:rsidRDefault="00F90C35"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Number of probes</w:t>
            </w:r>
          </w:p>
        </w:tc>
        <w:tc>
          <w:tcPr>
            <w:tcW w:w="0" w:type="auto"/>
            <w:tcBorders>
              <w:top w:val="single" w:sz="4" w:space="0" w:color="auto"/>
            </w:tcBorders>
            <w:shd w:val="clear" w:color="auto" w:fill="auto"/>
            <w:vAlign w:val="center"/>
            <w:hideMark/>
          </w:tcPr>
          <w:p w14:paraId="2A6948D0" w14:textId="77777777" w:rsidR="00F90C35" w:rsidRPr="009F359C" w:rsidRDefault="00F90C35"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1000</w:t>
            </w:r>
          </w:p>
        </w:tc>
      </w:tr>
      <w:tr w:rsidR="00F90C35" w:rsidRPr="009F359C" w14:paraId="1EFBB100" w14:textId="77777777" w:rsidTr="001D3266">
        <w:trPr>
          <w:jc w:val="center"/>
        </w:trPr>
        <w:tc>
          <w:tcPr>
            <w:tcW w:w="0" w:type="auto"/>
            <w:shd w:val="clear" w:color="auto" w:fill="auto"/>
            <w:vAlign w:val="center"/>
            <w:hideMark/>
          </w:tcPr>
          <w:p w14:paraId="40A9DC9A" w14:textId="77777777" w:rsidR="00F90C35" w:rsidRPr="009841F9" w:rsidRDefault="00F90C35"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Target PRR</w:t>
            </w:r>
          </w:p>
        </w:tc>
        <w:tc>
          <w:tcPr>
            <w:tcW w:w="0" w:type="auto"/>
            <w:shd w:val="clear" w:color="auto" w:fill="auto"/>
            <w:vAlign w:val="center"/>
            <w:hideMark/>
          </w:tcPr>
          <w:p w14:paraId="4F80E5C6" w14:textId="77777777" w:rsidR="00F90C35" w:rsidRPr="009F359C" w:rsidRDefault="00F90C35"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99%</w:t>
            </w:r>
          </w:p>
        </w:tc>
      </w:tr>
      <w:tr w:rsidR="00F90C35" w:rsidRPr="009F359C" w14:paraId="7A4C95D5" w14:textId="77777777" w:rsidTr="001D3266">
        <w:trPr>
          <w:jc w:val="center"/>
        </w:trPr>
        <w:tc>
          <w:tcPr>
            <w:tcW w:w="0" w:type="auto"/>
            <w:shd w:val="clear" w:color="auto" w:fill="auto"/>
            <w:vAlign w:val="center"/>
            <w:hideMark/>
          </w:tcPr>
          <w:p w14:paraId="38C21F32" w14:textId="77777777" w:rsidR="00F90C35" w:rsidRPr="009841F9" w:rsidRDefault="00F90C35"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Link quality of the channel</w:t>
            </w:r>
            <w:r w:rsidR="002168D6" w:rsidRPr="009841F9">
              <w:rPr>
                <w:rFonts w:ascii="Palatino Linotype" w:hAnsi="Palatino Linotype"/>
                <w:bCs/>
                <w:snapToGrid w:val="0"/>
                <w:color w:val="000000"/>
                <w:szCs w:val="22"/>
                <w:lang w:eastAsia="de-DE" w:bidi="en-US"/>
              </w:rPr>
              <w:t xml:space="preserve"> (set)</w:t>
            </w:r>
          </w:p>
        </w:tc>
        <w:tc>
          <w:tcPr>
            <w:tcW w:w="0" w:type="auto"/>
            <w:shd w:val="clear" w:color="auto" w:fill="auto"/>
            <w:vAlign w:val="center"/>
            <w:hideMark/>
          </w:tcPr>
          <w:p w14:paraId="0A33A4F9" w14:textId="700A7771" w:rsidR="00F90C35" w:rsidRPr="009F359C" w:rsidRDefault="00F90C35"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70</w:t>
            </w:r>
            <w:r w:rsidR="00DC7272" w:rsidRPr="009F359C">
              <w:rPr>
                <w:rFonts w:ascii="Palatino Linotype" w:hAnsi="Palatino Linotype"/>
                <w:snapToGrid w:val="0"/>
                <w:color w:val="000000"/>
                <w:szCs w:val="22"/>
                <w:lang w:eastAsia="de-DE" w:bidi="en-US"/>
              </w:rPr>
              <w:t>–</w:t>
            </w:r>
            <w:r w:rsidRPr="009F359C">
              <w:rPr>
                <w:rFonts w:ascii="Palatino Linotype" w:hAnsi="Palatino Linotype"/>
                <w:snapToGrid w:val="0"/>
                <w:color w:val="000000"/>
                <w:szCs w:val="22"/>
                <w:lang w:eastAsia="de-DE" w:bidi="en-US"/>
              </w:rPr>
              <w:t>90%</w:t>
            </w:r>
          </w:p>
        </w:tc>
      </w:tr>
      <w:tr w:rsidR="00F90C35" w:rsidRPr="009F359C" w14:paraId="2208E556" w14:textId="77777777" w:rsidTr="001D3266">
        <w:trPr>
          <w:jc w:val="center"/>
        </w:trPr>
        <w:tc>
          <w:tcPr>
            <w:tcW w:w="0" w:type="auto"/>
            <w:shd w:val="clear" w:color="auto" w:fill="auto"/>
            <w:vAlign w:val="center"/>
            <w:hideMark/>
          </w:tcPr>
          <w:p w14:paraId="671D011D" w14:textId="77777777" w:rsidR="00F90C35" w:rsidRPr="009841F9" w:rsidRDefault="00F90C35"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Number of the data packets</w:t>
            </w:r>
          </w:p>
        </w:tc>
        <w:tc>
          <w:tcPr>
            <w:tcW w:w="0" w:type="auto"/>
            <w:shd w:val="clear" w:color="auto" w:fill="auto"/>
            <w:vAlign w:val="center"/>
            <w:hideMark/>
          </w:tcPr>
          <w:p w14:paraId="5EC0B5BC" w14:textId="77777777" w:rsidR="00F90C35" w:rsidRPr="009F359C" w:rsidRDefault="00F90C35"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1000</w:t>
            </w:r>
          </w:p>
        </w:tc>
      </w:tr>
      <w:tr w:rsidR="00F90C35" w:rsidRPr="009F359C" w14:paraId="52E7B8FF" w14:textId="77777777" w:rsidTr="001D3266">
        <w:trPr>
          <w:jc w:val="center"/>
        </w:trPr>
        <w:tc>
          <w:tcPr>
            <w:tcW w:w="0" w:type="auto"/>
            <w:shd w:val="clear" w:color="auto" w:fill="auto"/>
            <w:vAlign w:val="center"/>
            <w:hideMark/>
          </w:tcPr>
          <w:p w14:paraId="4A52C745" w14:textId="77777777" w:rsidR="00F90C35" w:rsidRPr="009841F9" w:rsidRDefault="00F90C35"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Network area</w:t>
            </w:r>
          </w:p>
        </w:tc>
        <w:tc>
          <w:tcPr>
            <w:tcW w:w="0" w:type="auto"/>
            <w:shd w:val="clear" w:color="auto" w:fill="auto"/>
            <w:vAlign w:val="center"/>
            <w:hideMark/>
          </w:tcPr>
          <w:p w14:paraId="64B3704A" w14:textId="7CDF6802" w:rsidR="00F90C35" w:rsidRPr="009F359C" w:rsidRDefault="00F90C35"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100</w:t>
            </w:r>
            <w:r w:rsidR="00840E92" w:rsidRPr="009F359C">
              <w:rPr>
                <w:rFonts w:ascii="Palatino Linotype" w:hAnsi="Palatino Linotype"/>
                <w:snapToGrid w:val="0"/>
                <w:color w:val="000000"/>
                <w:szCs w:val="22"/>
                <w:lang w:eastAsia="de-DE" w:bidi="en-US"/>
              </w:rPr>
              <w:t>m</w:t>
            </w:r>
            <w:r w:rsidRPr="009F359C">
              <w:rPr>
                <w:rFonts w:ascii="Palatino Linotype" w:hAnsi="Palatino Linotype"/>
                <w:snapToGrid w:val="0"/>
                <w:color w:val="000000"/>
                <w:szCs w:val="22"/>
                <w:lang w:eastAsia="de-DE" w:bidi="en-US"/>
              </w:rPr>
              <w:t xml:space="preserve"> </w:t>
            </w:r>
            <w:r w:rsidR="00DC7272" w:rsidRPr="009F359C">
              <w:rPr>
                <w:rFonts w:ascii="Palatino Linotype" w:hAnsi="Palatino Linotype"/>
                <w:snapToGrid w:val="0"/>
                <w:color w:val="000000"/>
                <w:szCs w:val="22"/>
                <w:lang w:eastAsia="de-DE" w:bidi="en-US"/>
              </w:rPr>
              <w:t>×</w:t>
            </w:r>
            <w:r w:rsidRPr="009F359C">
              <w:rPr>
                <w:rFonts w:ascii="Palatino Linotype" w:hAnsi="Palatino Linotype"/>
                <w:snapToGrid w:val="0"/>
                <w:color w:val="000000"/>
                <w:szCs w:val="22"/>
                <w:lang w:eastAsia="de-DE" w:bidi="en-US"/>
              </w:rPr>
              <w:t xml:space="preserve"> 100m</w:t>
            </w:r>
          </w:p>
        </w:tc>
      </w:tr>
      <w:tr w:rsidR="002168D6" w:rsidRPr="009F359C" w14:paraId="3B5468E9" w14:textId="77777777" w:rsidTr="001D3266">
        <w:trPr>
          <w:jc w:val="center"/>
        </w:trPr>
        <w:tc>
          <w:tcPr>
            <w:tcW w:w="0" w:type="auto"/>
            <w:shd w:val="clear" w:color="auto" w:fill="auto"/>
            <w:vAlign w:val="center"/>
          </w:tcPr>
          <w:p w14:paraId="1EB100FB" w14:textId="77777777" w:rsidR="002168D6" w:rsidRPr="009841F9" w:rsidRDefault="002168D6"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Payload size</w:t>
            </w:r>
          </w:p>
        </w:tc>
        <w:tc>
          <w:tcPr>
            <w:tcW w:w="0" w:type="auto"/>
            <w:shd w:val="clear" w:color="auto" w:fill="auto"/>
            <w:vAlign w:val="center"/>
          </w:tcPr>
          <w:p w14:paraId="077F57B5" w14:textId="77777777" w:rsidR="002168D6" w:rsidRPr="009F359C" w:rsidRDefault="002168D6"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26 bytes</w:t>
            </w:r>
          </w:p>
        </w:tc>
      </w:tr>
      <w:tr w:rsidR="002168D6" w:rsidRPr="009F359C" w14:paraId="29683C5C" w14:textId="77777777" w:rsidTr="001D3266">
        <w:trPr>
          <w:jc w:val="center"/>
        </w:trPr>
        <w:tc>
          <w:tcPr>
            <w:tcW w:w="0" w:type="auto"/>
            <w:shd w:val="clear" w:color="auto" w:fill="auto"/>
            <w:vAlign w:val="center"/>
          </w:tcPr>
          <w:p w14:paraId="3049884A" w14:textId="77777777" w:rsidR="002168D6" w:rsidRPr="009841F9" w:rsidRDefault="002168D6" w:rsidP="001D3266">
            <w:pPr>
              <w:pStyle w:val="p1a"/>
              <w:overflowPunct/>
              <w:snapToGrid w:val="0"/>
              <w:spacing w:line="240" w:lineRule="auto"/>
              <w:jc w:val="center"/>
              <w:rPr>
                <w:rFonts w:ascii="Palatino Linotype" w:hAnsi="Palatino Linotype"/>
                <w:bCs/>
                <w:snapToGrid w:val="0"/>
                <w:color w:val="000000"/>
                <w:szCs w:val="22"/>
                <w:lang w:eastAsia="de-DE" w:bidi="en-US"/>
              </w:rPr>
            </w:pPr>
            <w:r w:rsidRPr="009841F9">
              <w:rPr>
                <w:rFonts w:ascii="Palatino Linotype" w:hAnsi="Palatino Linotype"/>
                <w:bCs/>
                <w:snapToGrid w:val="0"/>
                <w:color w:val="000000"/>
                <w:szCs w:val="22"/>
                <w:lang w:eastAsia="de-DE" w:bidi="en-US"/>
              </w:rPr>
              <w:t>Simulation time for each scenario</w:t>
            </w:r>
          </w:p>
        </w:tc>
        <w:tc>
          <w:tcPr>
            <w:tcW w:w="0" w:type="auto"/>
            <w:shd w:val="clear" w:color="auto" w:fill="auto"/>
            <w:vAlign w:val="center"/>
          </w:tcPr>
          <w:p w14:paraId="0FFE49F7" w14:textId="577EE8D8" w:rsidR="002168D6" w:rsidRPr="009F359C" w:rsidRDefault="002168D6" w:rsidP="001D3266">
            <w:pPr>
              <w:pStyle w:val="p1a"/>
              <w:overflowPunct/>
              <w:snapToGrid w:val="0"/>
              <w:spacing w:line="240" w:lineRule="auto"/>
              <w:jc w:val="center"/>
              <w:rPr>
                <w:rFonts w:ascii="Palatino Linotype" w:hAnsi="Palatino Linotype"/>
                <w:snapToGrid w:val="0"/>
                <w:color w:val="000000"/>
                <w:szCs w:val="22"/>
                <w:lang w:eastAsia="de-DE" w:bidi="en-US"/>
              </w:rPr>
            </w:pPr>
            <w:r w:rsidRPr="009F359C">
              <w:rPr>
                <w:rFonts w:ascii="Palatino Linotype" w:hAnsi="Palatino Linotype"/>
                <w:snapToGrid w:val="0"/>
                <w:color w:val="000000"/>
                <w:szCs w:val="22"/>
                <w:lang w:eastAsia="de-DE" w:bidi="en-US"/>
              </w:rPr>
              <w:t xml:space="preserve">About 55 </w:t>
            </w:r>
            <w:r w:rsidR="00120BFF" w:rsidRPr="009F359C">
              <w:rPr>
                <w:rFonts w:ascii="Palatino Linotype" w:hAnsi="Palatino Linotype"/>
                <w:snapToGrid w:val="0"/>
                <w:color w:val="000000"/>
                <w:szCs w:val="22"/>
                <w:lang w:eastAsia="de-DE" w:bidi="en-US"/>
              </w:rPr>
              <w:t>min</w:t>
            </w:r>
          </w:p>
        </w:tc>
      </w:tr>
    </w:tbl>
    <w:p w14:paraId="1EE04EAB" w14:textId="2639DC5F" w:rsidR="00F90C35" w:rsidRPr="009F359C" w:rsidRDefault="0056180A" w:rsidP="00281AAE">
      <w:pPr>
        <w:pStyle w:val="MDPI31text"/>
      </w:pPr>
      <w:r w:rsidRPr="009F359C">
        <w:lastRenderedPageBreak/>
        <w:t>The</w:t>
      </w:r>
      <w:r w:rsidR="009E7C0C" w:rsidRPr="009F359C">
        <w:t xml:space="preserve"> link quality of the channel </w:t>
      </w:r>
      <w:r w:rsidRPr="009F359C">
        <w:t xml:space="preserve">for </w:t>
      </w:r>
      <w:r w:rsidR="009E7C0C" w:rsidRPr="009F359C">
        <w:t>each link indicates the percent</w:t>
      </w:r>
      <w:r w:rsidRPr="009F359C">
        <w:t>age</w:t>
      </w:r>
      <w:r w:rsidR="009E7C0C" w:rsidRPr="009F359C">
        <w:t xml:space="preserve"> of successful packet</w:t>
      </w:r>
      <w:r w:rsidRPr="009F359C">
        <w:t>s</w:t>
      </w:r>
      <w:r w:rsidR="009E7C0C" w:rsidRPr="009F359C">
        <w:t xml:space="preserve"> at the receiver</w:t>
      </w:r>
      <w:r w:rsidRPr="009F359C">
        <w:t>,</w:t>
      </w:r>
      <w:r w:rsidR="009E7C0C" w:rsidRPr="009F359C">
        <w:t xml:space="preserve"> compared with the </w:t>
      </w:r>
      <w:commentRangeStart w:id="179"/>
      <w:r w:rsidR="009E7C0C" w:rsidRPr="009F359C">
        <w:t xml:space="preserve">number </w:t>
      </w:r>
      <w:r w:rsidR="00C621D0">
        <w:t xml:space="preserve">of </w:t>
      </w:r>
      <w:r w:rsidR="009E7C0C" w:rsidRPr="009F359C">
        <w:t>packet</w:t>
      </w:r>
      <w:r w:rsidRPr="009F359C">
        <w:t>s</w:t>
      </w:r>
      <w:r w:rsidR="009E7C0C" w:rsidRPr="009F359C">
        <w:t xml:space="preserve"> </w:t>
      </w:r>
      <w:commentRangeEnd w:id="179"/>
      <w:r w:rsidR="00C621D0">
        <w:rPr>
          <w:rStyle w:val="CommentReference"/>
          <w:rFonts w:ascii="Times New Roman" w:hAnsi="Times New Roman"/>
          <w:snapToGrid/>
          <w:color w:val="auto"/>
          <w:lang w:eastAsia="en-US" w:bidi="ar-SA"/>
        </w:rPr>
        <w:commentReference w:id="179"/>
      </w:r>
      <w:r w:rsidRPr="009F359C">
        <w:t xml:space="preserve">from </w:t>
      </w:r>
      <w:r w:rsidR="009E7C0C" w:rsidRPr="009F359C">
        <w:t xml:space="preserve">senders. For example, </w:t>
      </w:r>
      <w:r w:rsidRPr="009F359C">
        <w:t>a</w:t>
      </w:r>
      <w:r w:rsidR="009E7C0C" w:rsidRPr="009F359C">
        <w:t xml:space="preserve"> channel </w:t>
      </w:r>
      <w:r w:rsidRPr="009F359C">
        <w:t xml:space="preserve">link quality at </w:t>
      </w:r>
      <w:r w:rsidR="009E7C0C" w:rsidRPr="009F359C">
        <w:t>70</w:t>
      </w:r>
      <w:r w:rsidRPr="009F359C">
        <w:t>%</w:t>
      </w:r>
      <w:r w:rsidR="009E7C0C" w:rsidRPr="009F359C">
        <w:t xml:space="preserve"> indicate</w:t>
      </w:r>
      <w:r w:rsidRPr="009F359C">
        <w:t>s</w:t>
      </w:r>
      <w:r w:rsidR="009E7C0C" w:rsidRPr="009F359C">
        <w:t xml:space="preserve"> that the receiver will </w:t>
      </w:r>
      <w:r w:rsidRPr="009F359C">
        <w:t xml:space="preserve">successfully receive </w:t>
      </w:r>
      <w:r w:rsidR="009E7C0C" w:rsidRPr="009F359C">
        <w:t>70 packets if sen</w:t>
      </w:r>
      <w:r w:rsidRPr="009F359C">
        <w:t>t</w:t>
      </w:r>
      <w:r w:rsidR="009E7C0C" w:rsidRPr="009F359C">
        <w:t xml:space="preserve"> 100 packets. The number of probes to measure </w:t>
      </w:r>
      <w:r w:rsidRPr="009F359C">
        <w:t xml:space="preserve">the </w:t>
      </w:r>
      <w:r w:rsidR="009E7C0C" w:rsidRPr="009F359C">
        <w:t>link quality and the number of data packets to evaluate the measure</w:t>
      </w:r>
      <w:r w:rsidRPr="009F359C">
        <w:t>d</w:t>
      </w:r>
      <w:r w:rsidR="009E7C0C" w:rsidRPr="009F359C">
        <w:t xml:space="preserve"> link quality metric are </w:t>
      </w:r>
      <w:r w:rsidRPr="009F359C">
        <w:t xml:space="preserve">both </w:t>
      </w:r>
      <w:r w:rsidR="009E7C0C" w:rsidRPr="009F359C">
        <w:t>1000.</w:t>
      </w:r>
    </w:p>
    <w:p w14:paraId="1E36C745" w14:textId="2B25607A" w:rsidR="00EC4121" w:rsidRPr="009F359C" w:rsidRDefault="00281AAE" w:rsidP="00281AAE">
      <w:pPr>
        <w:pStyle w:val="MDPI22heading2"/>
        <w:ind w:firstLine="0"/>
        <w:rPr>
          <w:noProof w:val="0"/>
        </w:rPr>
      </w:pPr>
      <w:r w:rsidRPr="009F359C">
        <w:rPr>
          <w:noProof w:val="0"/>
        </w:rPr>
        <w:t xml:space="preserve">4.1. </w:t>
      </w:r>
      <w:r w:rsidR="0024679B" w:rsidRPr="009F359C">
        <w:rPr>
          <w:noProof w:val="0"/>
        </w:rPr>
        <w:t xml:space="preserve">Relationship </w:t>
      </w:r>
      <w:r w:rsidR="00FD68D3" w:rsidRPr="009F359C">
        <w:rPr>
          <w:noProof w:val="0"/>
        </w:rPr>
        <w:t xml:space="preserve">between </w:t>
      </w:r>
      <w:r w:rsidR="0024679B" w:rsidRPr="009F359C">
        <w:rPr>
          <w:noProof w:val="0"/>
        </w:rPr>
        <w:t xml:space="preserve">the </w:t>
      </w:r>
      <w:r w:rsidR="00FD68D3" w:rsidRPr="009F359C">
        <w:rPr>
          <w:noProof w:val="0"/>
        </w:rPr>
        <w:t xml:space="preserve">Number </w:t>
      </w:r>
      <w:r w:rsidR="0024679B" w:rsidRPr="009F359C">
        <w:rPr>
          <w:noProof w:val="0"/>
        </w:rPr>
        <w:t xml:space="preserve">of </w:t>
      </w:r>
      <w:r w:rsidR="00FD68D3" w:rsidRPr="009F359C">
        <w:rPr>
          <w:noProof w:val="0"/>
        </w:rPr>
        <w:t xml:space="preserve">Retransmissions </w:t>
      </w:r>
      <w:r w:rsidR="0024679B" w:rsidRPr="009F359C">
        <w:rPr>
          <w:noProof w:val="0"/>
        </w:rPr>
        <w:t xml:space="preserve">and </w:t>
      </w:r>
      <w:r w:rsidR="00FD68D3" w:rsidRPr="009F359C">
        <w:rPr>
          <w:noProof w:val="0"/>
        </w:rPr>
        <w:t>Network Performance</w:t>
      </w:r>
    </w:p>
    <w:p w14:paraId="3687710B" w14:textId="60CE7381" w:rsidR="00605758" w:rsidRPr="009F359C" w:rsidRDefault="003E6019" w:rsidP="001C19BF">
      <w:pPr>
        <w:pStyle w:val="MDPI31text"/>
      </w:pPr>
      <w:r w:rsidRPr="009F359C">
        <w:t xml:space="preserve">To evaluate the effect of the number of retransmissions on the performance of the network, a simple network with one sink (gateway) and nine sensor nodes </w:t>
      </w:r>
      <w:r w:rsidR="008406FD" w:rsidRPr="009F359C">
        <w:t xml:space="preserve">was </w:t>
      </w:r>
      <w:r w:rsidRPr="009F359C">
        <w:t xml:space="preserve">considered. The link quality of the channel </w:t>
      </w:r>
      <w:r w:rsidR="008406FD" w:rsidRPr="009F359C">
        <w:t>was</w:t>
      </w:r>
      <w:r w:rsidRPr="009F359C">
        <w:t xml:space="preserve"> fixed</w:t>
      </w:r>
      <w:r w:rsidR="008406FD" w:rsidRPr="009F359C">
        <w:t>,</w:t>
      </w:r>
      <w:r w:rsidRPr="009F359C">
        <w:t xml:space="preserve"> while the number of retransmissions </w:t>
      </w:r>
      <w:r w:rsidR="008406FD" w:rsidRPr="009F359C">
        <w:t xml:space="preserve">varied </w:t>
      </w:r>
      <w:r w:rsidRPr="009F359C">
        <w:t>from 0 to 3</w:t>
      </w:r>
      <w:r w:rsidR="008406FD" w:rsidRPr="009F359C">
        <w:t>,</w:t>
      </w:r>
      <w:r w:rsidRPr="009F359C">
        <w:t xml:space="preserve"> and we examine</w:t>
      </w:r>
      <w:r w:rsidR="008406FD" w:rsidRPr="009F359C">
        <w:t>d</w:t>
      </w:r>
      <w:r w:rsidRPr="009F359C">
        <w:t xml:space="preserve"> the packet reception rate at the sink with each value </w:t>
      </w:r>
      <w:r w:rsidR="008406FD" w:rsidRPr="009F359C">
        <w:t xml:space="preserve">for </w:t>
      </w:r>
      <w:r w:rsidRPr="009F359C">
        <w:t>the number of retransmissions.</w:t>
      </w:r>
    </w:p>
    <w:p w14:paraId="77C29F84" w14:textId="551205DE" w:rsidR="001C19BF" w:rsidRPr="009F359C" w:rsidRDefault="001C19BF" w:rsidP="001C19BF">
      <w:pPr>
        <w:pStyle w:val="MDPI31text"/>
        <w:spacing w:after="240"/>
      </w:pPr>
      <w:r w:rsidRPr="009F359C">
        <w:t xml:space="preserve">The results in Figure 5 show that since the sensor nodes </w:t>
      </w:r>
      <w:r w:rsidR="00115436">
        <w:t>were</w:t>
      </w:r>
      <w:r w:rsidRPr="009F359C">
        <w:t xml:space="preserve"> not allowed retransmissions, the PRR at the sink achieved a low PRR: 66.3%. When the sensor nodes </w:t>
      </w:r>
      <w:r w:rsidR="00115436">
        <w:t xml:space="preserve">were </w:t>
      </w:r>
      <w:r w:rsidRPr="009F359C">
        <w:t>allowed retransmissions, the PRR improved since the number of retransmissions increased. It is shown that when the link quality is not very good, the number of retransmissions will decide the network performance. Therefore, to estimate the number of transmissions is very important.</w:t>
      </w:r>
    </w:p>
    <w:p w14:paraId="69BCC802" w14:textId="6FDCE7E4" w:rsidR="00281AAE" w:rsidRPr="009F359C" w:rsidRDefault="00281AAE" w:rsidP="00281AAE">
      <w:pPr>
        <w:pStyle w:val="MDPI52figure"/>
      </w:pPr>
      <w:r w:rsidRPr="009F359C">
        <w:rPr>
          <w:noProof/>
          <w:lang w:eastAsia="ko-KR" w:bidi="ar-SA"/>
        </w:rPr>
        <w:drawing>
          <wp:inline distT="0" distB="0" distL="0" distR="0" wp14:anchorId="0A51E5B9" wp14:editId="75D72DC8">
            <wp:extent cx="2720872" cy="2142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6">
                      <a:extLst>
                        <a:ext uri="{28A0092B-C50C-407E-A947-70E740481C1C}">
                          <a14:useLocalDpi xmlns:a14="http://schemas.microsoft.com/office/drawing/2010/main" val="0"/>
                        </a:ext>
                      </a:extLst>
                    </a:blip>
                    <a:srcRect t="7079" b="5693"/>
                    <a:stretch/>
                  </pic:blipFill>
                  <pic:spPr bwMode="auto">
                    <a:xfrm>
                      <a:off x="0" y="0"/>
                      <a:ext cx="2720975" cy="2143031"/>
                    </a:xfrm>
                    <a:prstGeom prst="rect">
                      <a:avLst/>
                    </a:prstGeom>
                    <a:noFill/>
                    <a:ln>
                      <a:noFill/>
                    </a:ln>
                    <a:extLst>
                      <a:ext uri="{53640926-AAD7-44D8-BBD7-CCE9431645EC}">
                        <a14:shadowObscured xmlns:a14="http://schemas.microsoft.com/office/drawing/2010/main"/>
                      </a:ext>
                    </a:extLst>
                  </pic:spPr>
                </pic:pic>
              </a:graphicData>
            </a:graphic>
          </wp:inline>
        </w:drawing>
      </w:r>
    </w:p>
    <w:p w14:paraId="08B9088C" w14:textId="2F77E839" w:rsidR="00281AAE" w:rsidRPr="009F359C" w:rsidRDefault="00281AAE" w:rsidP="00281AAE">
      <w:pPr>
        <w:pStyle w:val="MDPI51figurecaption"/>
        <w:jc w:val="center"/>
      </w:pPr>
      <w:bookmarkStart w:id="180" w:name="OLE_LINK88"/>
      <w:bookmarkStart w:id="181" w:name="OLE_LINK89"/>
      <w:r w:rsidRPr="009F359C">
        <w:rPr>
          <w:b/>
        </w:rPr>
        <w:t xml:space="preserve">Figure 5. </w:t>
      </w:r>
      <w:r w:rsidRPr="009F359C">
        <w:t xml:space="preserve">Relationship between the number of </w:t>
      </w:r>
      <w:commentRangeStart w:id="182"/>
      <w:r w:rsidRPr="009F359C">
        <w:t xml:space="preserve">retransmissions </w:t>
      </w:r>
      <w:r w:rsidR="00115436">
        <w:t>and</w:t>
      </w:r>
      <w:r w:rsidRPr="009F359C">
        <w:t xml:space="preserve"> </w:t>
      </w:r>
      <w:r w:rsidR="00115436">
        <w:t xml:space="preserve">the </w:t>
      </w:r>
      <w:commentRangeEnd w:id="182"/>
      <w:r w:rsidR="00115436">
        <w:rPr>
          <w:rStyle w:val="CommentReference"/>
          <w:rFonts w:ascii="Times New Roman" w:hAnsi="Times New Roman"/>
          <w:color w:val="auto"/>
          <w:lang w:eastAsia="en-US" w:bidi="ar-SA"/>
        </w:rPr>
        <w:commentReference w:id="182"/>
      </w:r>
      <w:r w:rsidRPr="009F359C">
        <w:t>packet reception rate</w:t>
      </w:r>
      <w:bookmarkEnd w:id="180"/>
      <w:bookmarkEnd w:id="181"/>
      <w:r w:rsidRPr="009F359C">
        <w:t>.</w:t>
      </w:r>
    </w:p>
    <w:p w14:paraId="1C81CB82" w14:textId="77777777" w:rsidR="00BE43F7" w:rsidRPr="009F359C" w:rsidRDefault="00BE43F7" w:rsidP="00FD68D3">
      <w:pPr>
        <w:pStyle w:val="MDPI22heading2"/>
        <w:ind w:firstLine="0"/>
        <w:rPr>
          <w:noProof w:val="0"/>
        </w:rPr>
      </w:pPr>
      <w:r w:rsidRPr="009F359C">
        <w:rPr>
          <w:noProof w:val="0"/>
        </w:rPr>
        <w:t xml:space="preserve">4.2. Effect of the </w:t>
      </w:r>
      <w:r w:rsidR="00FD68D3" w:rsidRPr="009F359C">
        <w:rPr>
          <w:noProof w:val="0"/>
        </w:rPr>
        <w:t xml:space="preserve">Hop Count </w:t>
      </w:r>
      <w:r w:rsidRPr="009F359C">
        <w:rPr>
          <w:noProof w:val="0"/>
        </w:rPr>
        <w:t xml:space="preserve">on </w:t>
      </w:r>
      <w:r w:rsidR="00FD68D3" w:rsidRPr="009F359C">
        <w:rPr>
          <w:noProof w:val="0"/>
        </w:rPr>
        <w:t>Network Performance</w:t>
      </w:r>
    </w:p>
    <w:p w14:paraId="3A68FD96" w14:textId="2964EBBB" w:rsidR="00803170" w:rsidRPr="009F359C" w:rsidRDefault="004B67C3" w:rsidP="001C19BF">
      <w:pPr>
        <w:pStyle w:val="MDPI31text"/>
      </w:pPr>
      <w:r w:rsidRPr="009F359C">
        <w:t>We evaluate</w:t>
      </w:r>
      <w:r w:rsidR="008406FD" w:rsidRPr="009F359C">
        <w:t>d</w:t>
      </w:r>
      <w:r w:rsidRPr="009F359C">
        <w:t xml:space="preserve"> the effect of </w:t>
      </w:r>
      <w:r w:rsidR="008406FD" w:rsidRPr="009F359C">
        <w:t xml:space="preserve">the </w:t>
      </w:r>
      <w:r w:rsidRPr="009F359C">
        <w:t xml:space="preserve">hop count on PRR. A simple linear network with the hop count varying from 1 to 4 </w:t>
      </w:r>
      <w:r w:rsidR="008406FD" w:rsidRPr="009F359C">
        <w:t xml:space="preserve">was </w:t>
      </w:r>
      <w:r w:rsidRPr="009F359C">
        <w:t xml:space="preserve">considered. </w:t>
      </w:r>
      <w:r w:rsidR="008406FD" w:rsidRPr="009F359C">
        <w:t>We</w:t>
      </w:r>
      <w:r w:rsidRPr="009F359C">
        <w:t xml:space="preserve"> compare</w:t>
      </w:r>
      <w:r w:rsidR="008406FD" w:rsidRPr="009F359C">
        <w:t>d</w:t>
      </w:r>
      <w:r w:rsidRPr="009F359C">
        <w:t xml:space="preserve"> our proposed</w:t>
      </w:r>
      <w:r w:rsidR="008406FD" w:rsidRPr="009F359C">
        <w:t xml:space="preserve"> approach</w:t>
      </w:r>
      <w:r w:rsidRPr="009F359C">
        <w:t xml:space="preserve"> with schemes </w:t>
      </w:r>
      <w:r w:rsidR="008406FD" w:rsidRPr="009F359C">
        <w:t>like</w:t>
      </w:r>
      <w:r w:rsidRPr="009F359C">
        <w:t xml:space="preserve"> ETX</w:t>
      </w:r>
      <w:r w:rsidR="008406FD" w:rsidRPr="009F359C">
        <w:t xml:space="preserve"> and</w:t>
      </w:r>
      <w:r w:rsidRPr="009F359C">
        <w:t xml:space="preserve"> PRR. Each scheme estimates the number of transmissions by itself. We examine</w:t>
      </w:r>
      <w:r w:rsidR="007B5296" w:rsidRPr="009F359C">
        <w:t>d</w:t>
      </w:r>
      <w:r w:rsidRPr="009F359C">
        <w:t xml:space="preserve"> the packet reception rate at the sink </w:t>
      </w:r>
      <w:r w:rsidR="007B5296" w:rsidRPr="009F359C">
        <w:t xml:space="preserve">for </w:t>
      </w:r>
      <w:r w:rsidRPr="009F359C">
        <w:t>each value of the hop count.</w:t>
      </w:r>
    </w:p>
    <w:p w14:paraId="5FB6BC2A" w14:textId="03487638" w:rsidR="001C19BF" w:rsidRPr="009F359C" w:rsidRDefault="001C19BF" w:rsidP="001C19BF">
      <w:pPr>
        <w:pStyle w:val="MDPI31text"/>
      </w:pPr>
      <w:r w:rsidRPr="009F359C">
        <w:t xml:space="preserve">The results are presented in Figure 6, where </w:t>
      </w:r>
      <w:r w:rsidR="00115436">
        <w:t xml:space="preserve">it is indicated </w:t>
      </w:r>
      <w:r w:rsidRPr="009F359C">
        <w:t>that our proposed method achieved a very high PRR, even at the highest hop count. That is because our proposed method provide</w:t>
      </w:r>
      <w:r w:rsidR="00115436">
        <w:t>d</w:t>
      </w:r>
      <w:r w:rsidRPr="009F359C">
        <w:t xml:space="preserve"> a good estimation of the number of transmissions by using the target PRR to estimate link quality. Under other schemes, the PRR decreased since the hop c</w:t>
      </w:r>
      <w:r w:rsidR="007E7EBB">
        <w:t>ount increased. This is because</w:t>
      </w:r>
      <w:r w:rsidRPr="009F359C">
        <w:t xml:space="preserve"> with the two other schemes, the estimate of the number of transmissions </w:t>
      </w:r>
      <w:r w:rsidR="00115436">
        <w:t xml:space="preserve">was </w:t>
      </w:r>
      <w:r w:rsidRPr="009F359C">
        <w:t>not very good.</w:t>
      </w:r>
    </w:p>
    <w:p w14:paraId="6EA35AA2" w14:textId="495FB05E" w:rsidR="00281AAE" w:rsidRPr="009F359C" w:rsidRDefault="00281AAE" w:rsidP="00281AAE">
      <w:pPr>
        <w:pStyle w:val="MDPI52figure"/>
      </w:pPr>
      <w:r w:rsidRPr="009F359C">
        <w:rPr>
          <w:noProof/>
          <w:lang w:eastAsia="ko-KR" w:bidi="ar-SA"/>
        </w:rPr>
        <w:lastRenderedPageBreak/>
        <w:drawing>
          <wp:inline distT="0" distB="0" distL="0" distR="0" wp14:anchorId="0BD8E25B" wp14:editId="7E91D88C">
            <wp:extent cx="3544582" cy="2176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
                      <a:extLst>
                        <a:ext uri="{28A0092B-C50C-407E-A947-70E740481C1C}">
                          <a14:useLocalDpi xmlns:a14="http://schemas.microsoft.com/office/drawing/2010/main" val="0"/>
                        </a:ext>
                      </a:extLst>
                    </a:blip>
                    <a:srcRect t="6380" b="5216"/>
                    <a:stretch/>
                  </pic:blipFill>
                  <pic:spPr bwMode="auto">
                    <a:xfrm>
                      <a:off x="0" y="0"/>
                      <a:ext cx="3544582" cy="2176609"/>
                    </a:xfrm>
                    <a:prstGeom prst="rect">
                      <a:avLst/>
                    </a:prstGeom>
                    <a:noFill/>
                    <a:ln>
                      <a:noFill/>
                    </a:ln>
                    <a:extLst>
                      <a:ext uri="{53640926-AAD7-44D8-BBD7-CCE9431645EC}">
                        <a14:shadowObscured xmlns:a14="http://schemas.microsoft.com/office/drawing/2010/main"/>
                      </a:ext>
                    </a:extLst>
                  </pic:spPr>
                </pic:pic>
              </a:graphicData>
            </a:graphic>
          </wp:inline>
        </w:drawing>
      </w:r>
    </w:p>
    <w:p w14:paraId="76FDE382" w14:textId="2A7C9695" w:rsidR="00281AAE" w:rsidRPr="009F359C" w:rsidRDefault="00281AAE" w:rsidP="00281AAE">
      <w:pPr>
        <w:pStyle w:val="MDPI51figurecaption"/>
        <w:jc w:val="center"/>
      </w:pPr>
      <w:bookmarkStart w:id="183" w:name="OLE_LINK95"/>
      <w:bookmarkStart w:id="184" w:name="OLE_LINK96"/>
      <w:r w:rsidRPr="009F359C">
        <w:rPr>
          <w:b/>
        </w:rPr>
        <w:t xml:space="preserve">Figure 6. </w:t>
      </w:r>
      <w:r w:rsidRPr="009F359C">
        <w:t xml:space="preserve">Effect of the hop count on </w:t>
      </w:r>
      <w:bookmarkEnd w:id="183"/>
      <w:bookmarkEnd w:id="184"/>
      <w:r w:rsidRPr="009F359C">
        <w:t>network performance.</w:t>
      </w:r>
    </w:p>
    <w:p w14:paraId="7CE79FB7" w14:textId="77777777" w:rsidR="00652E12" w:rsidRPr="009F359C" w:rsidRDefault="008C7650" w:rsidP="00FD68D3">
      <w:pPr>
        <w:pStyle w:val="MDPI22heading2"/>
        <w:ind w:firstLine="0"/>
        <w:rPr>
          <w:noProof w:val="0"/>
        </w:rPr>
      </w:pPr>
      <w:r w:rsidRPr="009F359C">
        <w:rPr>
          <w:noProof w:val="0"/>
        </w:rPr>
        <w:t>4.3.</w:t>
      </w:r>
      <w:r w:rsidR="007B5296" w:rsidRPr="009F359C">
        <w:rPr>
          <w:noProof w:val="0"/>
        </w:rPr>
        <w:t xml:space="preserve"> Evaluating</w:t>
      </w:r>
      <w:r w:rsidRPr="009F359C">
        <w:rPr>
          <w:noProof w:val="0"/>
        </w:rPr>
        <w:t xml:space="preserve"> the </w:t>
      </w:r>
      <w:r w:rsidR="00FD68D3" w:rsidRPr="009F359C">
        <w:rPr>
          <w:noProof w:val="0"/>
        </w:rPr>
        <w:t xml:space="preserve">Network </w:t>
      </w:r>
      <w:r w:rsidRPr="009F359C">
        <w:rPr>
          <w:noProof w:val="0"/>
        </w:rPr>
        <w:t xml:space="preserve">with </w:t>
      </w:r>
      <w:r w:rsidR="007B5296" w:rsidRPr="009F359C">
        <w:rPr>
          <w:noProof w:val="0"/>
        </w:rPr>
        <w:t xml:space="preserve">other </w:t>
      </w:r>
      <w:r w:rsidR="00FD68D3" w:rsidRPr="009F359C">
        <w:rPr>
          <w:noProof w:val="0"/>
        </w:rPr>
        <w:t>Estimation Schemes</w:t>
      </w:r>
    </w:p>
    <w:p w14:paraId="5CE72C9C" w14:textId="5D973087" w:rsidR="0069311B" w:rsidRPr="009F359C" w:rsidRDefault="007E03E5" w:rsidP="00281AAE">
      <w:pPr>
        <w:pStyle w:val="MDPI31text"/>
      </w:pPr>
      <w:r w:rsidRPr="009F359C">
        <w:t xml:space="preserve">In this examination, nine sensor nodes </w:t>
      </w:r>
      <w:r w:rsidR="007B5296" w:rsidRPr="009F359C">
        <w:t xml:space="preserve">were </w:t>
      </w:r>
      <w:r w:rsidRPr="009F359C">
        <w:t>deployed randomly</w:t>
      </w:r>
      <w:r w:rsidR="007B5296" w:rsidRPr="009F359C">
        <w:t>,</w:t>
      </w:r>
      <w:r w:rsidRPr="009F359C">
        <w:t xml:space="preserve"> and the link quality between </w:t>
      </w:r>
      <w:r w:rsidR="007B5296" w:rsidRPr="009F359C">
        <w:t xml:space="preserve">every </w:t>
      </w:r>
      <w:r w:rsidRPr="009F359C">
        <w:t xml:space="preserve">two nodes </w:t>
      </w:r>
      <w:r w:rsidR="007B5296" w:rsidRPr="009F359C">
        <w:t xml:space="preserve">was </w:t>
      </w:r>
      <w:r w:rsidRPr="009F359C">
        <w:t>set randomly from 70% to 90%. Each sensor node generate</w:t>
      </w:r>
      <w:r w:rsidR="007B5296" w:rsidRPr="009F359C">
        <w:t>d</w:t>
      </w:r>
      <w:r w:rsidRPr="009F359C">
        <w:t xml:space="preserve"> 1000 packets periodically. The </w:t>
      </w:r>
      <w:ins w:id="185" w:author="Microsoft Office User" w:date="2020-12-04T17:06:00Z">
        <w:r w:rsidR="00A87694" w:rsidRPr="00A87694">
          <w:t>Time Slotted Channel Hopping</w:t>
        </w:r>
      </w:ins>
      <w:ins w:id="186" w:author="Microsoft Office User" w:date="2020-12-04T17:05:00Z">
        <w:r w:rsidR="00736A99">
          <w:t xml:space="preserve"> (</w:t>
        </w:r>
      </w:ins>
      <w:commentRangeStart w:id="187"/>
      <w:r w:rsidRPr="009F359C">
        <w:t>TSCH</w:t>
      </w:r>
      <w:commentRangeEnd w:id="187"/>
      <w:r w:rsidR="00115436">
        <w:rPr>
          <w:rStyle w:val="CommentReference"/>
          <w:rFonts w:ascii="Times New Roman" w:hAnsi="Times New Roman"/>
          <w:snapToGrid/>
          <w:color w:val="auto"/>
          <w:lang w:eastAsia="en-US" w:bidi="ar-SA"/>
        </w:rPr>
        <w:commentReference w:id="187"/>
      </w:r>
      <w:ins w:id="188" w:author="Microsoft Office User" w:date="2020-12-04T17:05:00Z">
        <w:r w:rsidR="00736A99">
          <w:t>)</w:t>
        </w:r>
      </w:ins>
      <w:r w:rsidRPr="009F359C">
        <w:t xml:space="preserve"> MAC protocol </w:t>
      </w:r>
      <w:r w:rsidR="007B5296" w:rsidRPr="009F359C">
        <w:t xml:space="preserve">was </w:t>
      </w:r>
      <w:r w:rsidRPr="009F359C">
        <w:t xml:space="preserve">used with the </w:t>
      </w:r>
      <w:ins w:id="189" w:author="Microsoft Office User" w:date="2020-12-04T17:05:00Z">
        <w:r w:rsidR="00736A99" w:rsidRPr="00736A99">
          <w:t>Path Collision-aware Least Laxity First</w:t>
        </w:r>
        <w:r w:rsidR="00736A99">
          <w:t xml:space="preserve"> (</w:t>
        </w:r>
      </w:ins>
      <w:commentRangeStart w:id="190"/>
      <w:r w:rsidRPr="009F359C">
        <w:t>PCLLF</w:t>
      </w:r>
      <w:commentRangeEnd w:id="190"/>
      <w:ins w:id="191" w:author="Microsoft Office User" w:date="2020-12-04T17:05:00Z">
        <w:r w:rsidR="00736A99">
          <w:t>)</w:t>
        </w:r>
      </w:ins>
      <w:r w:rsidR="00115436">
        <w:rPr>
          <w:rStyle w:val="CommentReference"/>
          <w:rFonts w:ascii="Times New Roman" w:hAnsi="Times New Roman"/>
          <w:snapToGrid/>
          <w:color w:val="auto"/>
          <w:lang w:eastAsia="en-US" w:bidi="ar-SA"/>
        </w:rPr>
        <w:commentReference w:id="190"/>
      </w:r>
      <w:r w:rsidR="00CA439D" w:rsidRPr="009F359C">
        <w:t xml:space="preserve"> </w:t>
      </w:r>
      <w:r w:rsidR="00970AAE" w:rsidRPr="009F359C">
        <w:t>[26]</w:t>
      </w:r>
      <w:r w:rsidRPr="009F359C">
        <w:t xml:space="preserve"> scheduling algorithm to guarantee that no </w:t>
      </w:r>
      <w:commentRangeStart w:id="192"/>
      <w:r w:rsidRPr="009F359C">
        <w:t>collision</w:t>
      </w:r>
      <w:r w:rsidR="007B5296" w:rsidRPr="009F359C">
        <w:t>s</w:t>
      </w:r>
      <w:r w:rsidRPr="009F359C">
        <w:t xml:space="preserve"> </w:t>
      </w:r>
      <w:r w:rsidR="00115436">
        <w:t xml:space="preserve">occurred </w:t>
      </w:r>
      <w:r w:rsidRPr="009F359C">
        <w:t xml:space="preserve">in </w:t>
      </w:r>
      <w:commentRangeEnd w:id="192"/>
      <w:r w:rsidR="00115436">
        <w:rPr>
          <w:rStyle w:val="CommentReference"/>
          <w:rFonts w:ascii="Times New Roman" w:hAnsi="Times New Roman"/>
          <w:snapToGrid/>
          <w:color w:val="auto"/>
          <w:lang w:eastAsia="en-US" w:bidi="ar-SA"/>
        </w:rPr>
        <w:commentReference w:id="192"/>
      </w:r>
      <w:r w:rsidRPr="009F359C">
        <w:t>the network. We collect</w:t>
      </w:r>
      <w:r w:rsidR="007B5296" w:rsidRPr="009F359C">
        <w:t>ed</w:t>
      </w:r>
      <w:r w:rsidRPr="009F359C">
        <w:t xml:space="preserve"> the packet reception rate of each sensor node at the sink.</w:t>
      </w:r>
    </w:p>
    <w:p w14:paraId="2BA743B3" w14:textId="05D09A5E" w:rsidR="004B3504" w:rsidRPr="009F359C" w:rsidRDefault="00CC6A23" w:rsidP="00281AAE">
      <w:pPr>
        <w:pStyle w:val="MDPI31text"/>
        <w:spacing w:after="120"/>
      </w:pPr>
      <w:r w:rsidRPr="009F359C">
        <w:t>The result</w:t>
      </w:r>
      <w:r w:rsidR="007B5296" w:rsidRPr="009F359C">
        <w:t>ing</w:t>
      </w:r>
      <w:r w:rsidRPr="009F359C">
        <w:t xml:space="preserve"> PRR </w:t>
      </w:r>
      <w:r w:rsidR="00104808">
        <w:t xml:space="preserve">data </w:t>
      </w:r>
      <w:r w:rsidR="007B5296" w:rsidRPr="009F359C">
        <w:t xml:space="preserve">for </w:t>
      </w:r>
      <w:r w:rsidRPr="009F359C">
        <w:t xml:space="preserve">each sensor node at the sink </w:t>
      </w:r>
      <w:r w:rsidR="00104808">
        <w:t>are</w:t>
      </w:r>
      <w:r w:rsidRPr="009F359C">
        <w:t xml:space="preserve"> present</w:t>
      </w:r>
      <w:r w:rsidR="007B5296" w:rsidRPr="009F359C">
        <w:t>ed</w:t>
      </w:r>
      <w:r w:rsidRPr="009F359C">
        <w:t xml:space="preserve"> in Figure </w:t>
      </w:r>
      <w:r w:rsidR="00125587" w:rsidRPr="009F359C">
        <w:t>7</w:t>
      </w:r>
      <w:r w:rsidRPr="009F359C">
        <w:t>,</w:t>
      </w:r>
      <w:r w:rsidR="007B5296" w:rsidRPr="009F359C">
        <w:t xml:space="preserve"> where</w:t>
      </w:r>
      <w:r w:rsidRPr="009F359C">
        <w:t xml:space="preserve"> the PRR of the proposed scheme almost </w:t>
      </w:r>
      <w:r w:rsidR="007B5296" w:rsidRPr="009F359C">
        <w:t>achieved the</w:t>
      </w:r>
      <w:r w:rsidRPr="009F359C">
        <w:t xml:space="preserve"> target PRR with the estimated </w:t>
      </w:r>
      <w:r w:rsidR="007B5296" w:rsidRPr="009F359C">
        <w:t xml:space="preserve">number </w:t>
      </w:r>
      <w:r w:rsidRPr="009F359C">
        <w:t>of transmission</w:t>
      </w:r>
      <w:r w:rsidR="007B5296" w:rsidRPr="009F359C">
        <w:t>s</w:t>
      </w:r>
      <w:r w:rsidRPr="009F359C">
        <w:t xml:space="preserve"> for each sensor node. It shows that the algorithm </w:t>
      </w:r>
      <w:r w:rsidR="007B5296" w:rsidRPr="009F359C">
        <w:t xml:space="preserve">for </w:t>
      </w:r>
      <w:r w:rsidRPr="009F359C">
        <w:t>calculating the number of transmission</w:t>
      </w:r>
      <w:r w:rsidR="007B5296" w:rsidRPr="009F359C">
        <w:t>s</w:t>
      </w:r>
      <w:r w:rsidRPr="009F359C">
        <w:t xml:space="preserve"> work</w:t>
      </w:r>
      <w:r w:rsidR="007B5296" w:rsidRPr="009F359C">
        <w:t>ed</w:t>
      </w:r>
      <w:r w:rsidRPr="009F359C">
        <w:t xml:space="preserve"> well. Furthermore, the other </w:t>
      </w:r>
      <w:r w:rsidR="00B86963" w:rsidRPr="009F359C">
        <w:t xml:space="preserve">schemes achieved a </w:t>
      </w:r>
      <w:r w:rsidRPr="009F359C">
        <w:t xml:space="preserve">much lower PRR since the estimation of the number of transmissions </w:t>
      </w:r>
      <w:r w:rsidR="00B86963" w:rsidRPr="009F359C">
        <w:t xml:space="preserve">by </w:t>
      </w:r>
      <w:r w:rsidRPr="009F359C">
        <w:t xml:space="preserve">ETX and PRR </w:t>
      </w:r>
      <w:r w:rsidR="00104808">
        <w:t>was</w:t>
      </w:r>
      <w:r w:rsidRPr="009F359C">
        <w:t xml:space="preserve"> not very good. This is because ETX and PRR </w:t>
      </w:r>
      <w:r w:rsidR="00B86963" w:rsidRPr="009F359C">
        <w:t>d</w:t>
      </w:r>
      <w:r w:rsidR="00277442">
        <w:t>id</w:t>
      </w:r>
      <w:r w:rsidR="00B86963" w:rsidRPr="009F359C">
        <w:t xml:space="preserve"> </w:t>
      </w:r>
      <w:r w:rsidRPr="009F359C">
        <w:t xml:space="preserve">not consider the burstiness </w:t>
      </w:r>
      <w:r w:rsidR="00277442">
        <w:t xml:space="preserve">that </w:t>
      </w:r>
      <w:r w:rsidRPr="009F359C">
        <w:t>happen</w:t>
      </w:r>
      <w:r w:rsidR="00277442">
        <w:t>s</w:t>
      </w:r>
      <w:r w:rsidRPr="009F359C">
        <w:t xml:space="preserve"> in the link</w:t>
      </w:r>
      <w:r w:rsidR="00B86963" w:rsidRPr="009F359C">
        <w:t>s</w:t>
      </w:r>
      <w:r w:rsidRPr="009F359C">
        <w:t>.</w:t>
      </w:r>
    </w:p>
    <w:p w14:paraId="5CA6B0D6" w14:textId="28498E72" w:rsidR="00281AAE" w:rsidRPr="009F359C" w:rsidRDefault="00281AAE" w:rsidP="00281AAE">
      <w:pPr>
        <w:pStyle w:val="MDPI52figure"/>
      </w:pPr>
      <w:r w:rsidRPr="009F359C">
        <w:rPr>
          <w:noProof/>
          <w:lang w:eastAsia="ko-KR" w:bidi="ar-SA"/>
        </w:rPr>
        <w:drawing>
          <wp:inline distT="0" distB="0" distL="0" distR="0" wp14:anchorId="01DAE673" wp14:editId="792F933B">
            <wp:extent cx="3544635" cy="22154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
                      <a:extLst>
                        <a:ext uri="{28A0092B-C50C-407E-A947-70E740481C1C}">
                          <a14:useLocalDpi xmlns:a14="http://schemas.microsoft.com/office/drawing/2010/main" val="0"/>
                        </a:ext>
                      </a:extLst>
                    </a:blip>
                    <a:srcRect t="5469" b="4549"/>
                    <a:stretch/>
                  </pic:blipFill>
                  <pic:spPr bwMode="auto">
                    <a:xfrm>
                      <a:off x="0" y="0"/>
                      <a:ext cx="3545205" cy="2215855"/>
                    </a:xfrm>
                    <a:prstGeom prst="rect">
                      <a:avLst/>
                    </a:prstGeom>
                    <a:noFill/>
                    <a:ln>
                      <a:noFill/>
                    </a:ln>
                    <a:extLst>
                      <a:ext uri="{53640926-AAD7-44D8-BBD7-CCE9431645EC}">
                        <a14:shadowObscured xmlns:a14="http://schemas.microsoft.com/office/drawing/2010/main"/>
                      </a:ext>
                    </a:extLst>
                  </pic:spPr>
                </pic:pic>
              </a:graphicData>
            </a:graphic>
          </wp:inline>
        </w:drawing>
      </w:r>
    </w:p>
    <w:p w14:paraId="225E28C3" w14:textId="4FE4014A" w:rsidR="00281AAE" w:rsidRPr="009F359C" w:rsidRDefault="00281AAE" w:rsidP="00281AAE">
      <w:pPr>
        <w:pStyle w:val="MDPI51figurecaption"/>
        <w:jc w:val="center"/>
      </w:pPr>
      <w:r w:rsidRPr="009F359C">
        <w:rPr>
          <w:b/>
        </w:rPr>
        <w:t xml:space="preserve">Figure 7. </w:t>
      </w:r>
      <w:r w:rsidRPr="009F359C">
        <w:t>The data PRR of sensor nodes under several estimation scheme</w:t>
      </w:r>
      <w:r w:rsidR="00277442">
        <w:t>s</w:t>
      </w:r>
      <w:r w:rsidRPr="009F359C">
        <w:t>.</w:t>
      </w:r>
    </w:p>
    <w:p w14:paraId="29899FD1" w14:textId="1EC2630A" w:rsidR="00FB2EFF" w:rsidRPr="009F359C" w:rsidRDefault="008B2431" w:rsidP="00FD68D3">
      <w:pPr>
        <w:pStyle w:val="MDPI22heading2"/>
        <w:ind w:firstLine="0"/>
        <w:rPr>
          <w:noProof w:val="0"/>
        </w:rPr>
      </w:pPr>
      <w:r w:rsidRPr="009F359C">
        <w:rPr>
          <w:noProof w:val="0"/>
        </w:rPr>
        <w:t>4.4. Evaluat</w:t>
      </w:r>
      <w:r w:rsidR="00C75DFE" w:rsidRPr="009F359C">
        <w:rPr>
          <w:noProof w:val="0"/>
        </w:rPr>
        <w:t>ing</w:t>
      </w:r>
      <w:r w:rsidRPr="009F359C">
        <w:rPr>
          <w:noProof w:val="0"/>
        </w:rPr>
        <w:t xml:space="preserve"> </w:t>
      </w:r>
      <w:r w:rsidR="00FD68D3" w:rsidRPr="009F359C">
        <w:rPr>
          <w:noProof w:val="0"/>
        </w:rPr>
        <w:t xml:space="preserve">Networks </w:t>
      </w:r>
      <w:r w:rsidR="008D5310" w:rsidRPr="009F359C">
        <w:rPr>
          <w:noProof w:val="0"/>
        </w:rPr>
        <w:t>of</w:t>
      </w:r>
      <w:r w:rsidR="00C75DFE" w:rsidRPr="009F359C">
        <w:rPr>
          <w:noProof w:val="0"/>
        </w:rPr>
        <w:t xml:space="preserve"> </w:t>
      </w:r>
      <w:r w:rsidR="00FD68D3" w:rsidRPr="009F359C">
        <w:rPr>
          <w:noProof w:val="0"/>
        </w:rPr>
        <w:t>Several Types</w:t>
      </w:r>
    </w:p>
    <w:p w14:paraId="1FC4E660" w14:textId="2EBEAEF6" w:rsidR="00B46C6F" w:rsidRPr="009F359C" w:rsidRDefault="00B46C6F" w:rsidP="00281AAE">
      <w:pPr>
        <w:pStyle w:val="MDPI31text"/>
      </w:pPr>
      <w:r w:rsidRPr="009F359C">
        <w:t>In this examination, we r</w:t>
      </w:r>
      <w:r w:rsidR="00C75DFE" w:rsidRPr="009F359C">
        <w:t>a</w:t>
      </w:r>
      <w:r w:rsidRPr="009F359C">
        <w:t>n nine sensor nodes deployed with</w:t>
      </w:r>
      <w:r w:rsidR="00C75DFE" w:rsidRPr="009F359C">
        <w:t xml:space="preserve"> a</w:t>
      </w:r>
      <w:r w:rsidRPr="009F359C">
        <w:t xml:space="preserve"> link quality between two node</w:t>
      </w:r>
      <w:r w:rsidR="00BE2605" w:rsidRPr="009F359C">
        <w:t>s</w:t>
      </w:r>
      <w:r w:rsidRPr="009F359C">
        <w:t xml:space="preserve"> set randomly </w:t>
      </w:r>
      <w:r w:rsidR="00C75DFE" w:rsidRPr="009F359C">
        <w:t>between</w:t>
      </w:r>
      <w:r w:rsidRPr="009F359C">
        <w:t xml:space="preserve"> 70% </w:t>
      </w:r>
      <w:r w:rsidR="00C75DFE" w:rsidRPr="009F359C">
        <w:t>and</w:t>
      </w:r>
      <w:r w:rsidRPr="009F359C">
        <w:t xml:space="preserve"> 90%. We compared network scheme</w:t>
      </w:r>
      <w:r w:rsidR="00C75DFE" w:rsidRPr="009F359C">
        <w:t>s</w:t>
      </w:r>
      <w:r w:rsidRPr="009F359C">
        <w:t xml:space="preserve"> using minimal scheduling, orchestra scheduling</w:t>
      </w:r>
      <w:r w:rsidR="00BE2605" w:rsidRPr="009F359C">
        <w:t>,</w:t>
      </w:r>
      <w:r w:rsidRPr="009F359C">
        <w:t xml:space="preserve"> and PCLLF scheduling</w:t>
      </w:r>
      <w:r w:rsidR="00C75DFE" w:rsidRPr="009F359C">
        <w:t>,</w:t>
      </w:r>
      <w:r w:rsidRPr="009F359C">
        <w:t xml:space="preserve"> with Bdist as </w:t>
      </w:r>
      <w:r w:rsidR="00C75DFE" w:rsidRPr="009F359C">
        <w:t xml:space="preserve">the </w:t>
      </w:r>
      <w:r w:rsidRPr="009F359C">
        <w:t>metric value and PCLLF with no retransmission config</w:t>
      </w:r>
      <w:r w:rsidR="00277442">
        <w:t>uration</w:t>
      </w:r>
      <w:r w:rsidRPr="009F359C">
        <w:t>. Each sensor node generated 1000 packets and transmit</w:t>
      </w:r>
      <w:r w:rsidR="00C75DFE" w:rsidRPr="009F359C">
        <w:t>ted</w:t>
      </w:r>
      <w:r w:rsidRPr="009F359C">
        <w:t xml:space="preserve"> using </w:t>
      </w:r>
      <w:r w:rsidR="00BE2605" w:rsidRPr="009F359C">
        <w:t>the</w:t>
      </w:r>
      <w:r w:rsidR="00C75DFE" w:rsidRPr="009F359C">
        <w:t xml:space="preserve"> time slot</w:t>
      </w:r>
      <w:r w:rsidR="00BE2605" w:rsidRPr="009F359C">
        <w:t xml:space="preserve"> </w:t>
      </w:r>
      <w:r w:rsidRPr="009F359C">
        <w:t xml:space="preserve">assigned by </w:t>
      </w:r>
      <w:r w:rsidR="00BE2605" w:rsidRPr="009F359C">
        <w:t xml:space="preserve">the </w:t>
      </w:r>
      <w:r w:rsidRPr="009F359C">
        <w:t>scheduling algorithm. We collect</w:t>
      </w:r>
      <w:r w:rsidR="00C75DFE" w:rsidRPr="009F359C">
        <w:t>ed</w:t>
      </w:r>
      <w:r w:rsidRPr="009F359C">
        <w:t xml:space="preserve"> the data packet reception rate </w:t>
      </w:r>
      <w:r w:rsidR="00C75DFE" w:rsidRPr="009F359C">
        <w:t>at</w:t>
      </w:r>
      <w:r w:rsidRPr="009F359C">
        <w:t xml:space="preserve"> the sink node.</w:t>
      </w:r>
    </w:p>
    <w:p w14:paraId="5FC6B55C" w14:textId="29FF15FA" w:rsidR="00B46C6F" w:rsidRPr="009F359C" w:rsidRDefault="00B46C6F" w:rsidP="00281AAE">
      <w:pPr>
        <w:pStyle w:val="MDPI31text"/>
      </w:pPr>
      <w:r w:rsidRPr="009F359C">
        <w:lastRenderedPageBreak/>
        <w:t xml:space="preserve">Figure </w:t>
      </w:r>
      <w:r w:rsidR="00125587" w:rsidRPr="009F359C">
        <w:t>8</w:t>
      </w:r>
      <w:r w:rsidRPr="009F359C">
        <w:t xml:space="preserve"> shows the data PRR of each sensor node at the sink. From Figure </w:t>
      </w:r>
      <w:r w:rsidR="00125587" w:rsidRPr="009F359C">
        <w:t>8</w:t>
      </w:r>
      <w:r w:rsidRPr="009F359C">
        <w:t xml:space="preserve">, the network performance of </w:t>
      </w:r>
      <w:r w:rsidR="00BE2605" w:rsidRPr="009F359C">
        <w:t xml:space="preserve">the </w:t>
      </w:r>
      <w:r w:rsidRPr="009F359C">
        <w:t xml:space="preserve">proposed Bdist metric </w:t>
      </w:r>
      <w:r w:rsidR="00C75DFE" w:rsidRPr="009F359C">
        <w:t>had</w:t>
      </w:r>
      <w:r w:rsidRPr="009F359C">
        <w:t xml:space="preserve"> </w:t>
      </w:r>
      <w:r w:rsidR="00BE2605" w:rsidRPr="009F359C">
        <w:t xml:space="preserve">the </w:t>
      </w:r>
      <w:r w:rsidRPr="009F359C">
        <w:t>highest reliability compare</w:t>
      </w:r>
      <w:r w:rsidR="00C75DFE" w:rsidRPr="009F359C">
        <w:t>d</w:t>
      </w:r>
      <w:r w:rsidRPr="009F359C">
        <w:t xml:space="preserve"> with </w:t>
      </w:r>
      <w:r w:rsidR="00C75DFE" w:rsidRPr="009F359C">
        <w:t xml:space="preserve">the </w:t>
      </w:r>
      <w:r w:rsidRPr="009F359C">
        <w:t>other network scheme</w:t>
      </w:r>
      <w:r w:rsidR="00BE2605" w:rsidRPr="009F359C">
        <w:t>s</w:t>
      </w:r>
      <w:r w:rsidRPr="009F359C">
        <w:t xml:space="preserve">. Almost </w:t>
      </w:r>
      <w:r w:rsidR="00C75DFE" w:rsidRPr="009F359C">
        <w:t xml:space="preserve">all </w:t>
      </w:r>
      <w:r w:rsidRPr="009F359C">
        <w:t>sensor node</w:t>
      </w:r>
      <w:r w:rsidR="00C75DFE" w:rsidRPr="009F359C">
        <w:t>s</w:t>
      </w:r>
      <w:r w:rsidRPr="009F359C">
        <w:t xml:space="preserve"> </w:t>
      </w:r>
      <w:r w:rsidR="00C75DFE" w:rsidRPr="009F359C">
        <w:t>achieved</w:t>
      </w:r>
      <w:r w:rsidRPr="009F359C">
        <w:t xml:space="preserve"> </w:t>
      </w:r>
      <w:r w:rsidR="00C75DFE" w:rsidRPr="009F359C">
        <w:t xml:space="preserve">the </w:t>
      </w:r>
      <w:r w:rsidRPr="009F359C">
        <w:t xml:space="preserve">target PRR by using </w:t>
      </w:r>
      <w:r w:rsidR="00BE2605" w:rsidRPr="009F359C">
        <w:t xml:space="preserve">the </w:t>
      </w:r>
      <w:r w:rsidRPr="009F359C">
        <w:t>number of transmission</w:t>
      </w:r>
      <w:r w:rsidR="00C75DFE" w:rsidRPr="009F359C">
        <w:t>s</w:t>
      </w:r>
      <w:r w:rsidRPr="009F359C">
        <w:t xml:space="preserve"> calculated </w:t>
      </w:r>
      <w:r w:rsidR="00C75DFE" w:rsidRPr="009F359C">
        <w:t>with</w:t>
      </w:r>
      <w:r w:rsidRPr="009F359C">
        <w:t xml:space="preserve"> our method. </w:t>
      </w:r>
      <w:r w:rsidR="00C75DFE" w:rsidRPr="009F359C">
        <w:t>Other</w:t>
      </w:r>
      <w:r w:rsidRPr="009F359C">
        <w:t xml:space="preserve"> network scheme</w:t>
      </w:r>
      <w:r w:rsidR="00C75DFE" w:rsidRPr="009F359C">
        <w:t>s</w:t>
      </w:r>
      <w:r w:rsidRPr="009F359C">
        <w:t xml:space="preserve"> show</w:t>
      </w:r>
      <w:r w:rsidR="00C75DFE" w:rsidRPr="009F359C">
        <w:t>ed</w:t>
      </w:r>
      <w:r w:rsidRPr="009F359C">
        <w:t xml:space="preserve"> lower performance since they </w:t>
      </w:r>
      <w:r w:rsidR="00C75DFE" w:rsidRPr="009F359C">
        <w:t>d</w:t>
      </w:r>
      <w:r w:rsidR="00AA4E20">
        <w:t>id</w:t>
      </w:r>
      <w:r w:rsidRPr="009F359C">
        <w:t xml:space="preserve"> not consider the retransmission</w:t>
      </w:r>
      <w:r w:rsidR="00C75DFE" w:rsidRPr="009F359C">
        <w:t>s</w:t>
      </w:r>
      <w:r w:rsidR="00EC2B07" w:rsidRPr="009F359C">
        <w:t>.</w:t>
      </w:r>
    </w:p>
    <w:p w14:paraId="4FDEF13F" w14:textId="09048181" w:rsidR="00281AAE" w:rsidRPr="009F359C" w:rsidRDefault="00281AAE" w:rsidP="00281AAE">
      <w:pPr>
        <w:pStyle w:val="MDPI52figure"/>
      </w:pPr>
      <w:r w:rsidRPr="009F359C">
        <w:rPr>
          <w:noProof/>
          <w:lang w:eastAsia="ko-KR" w:bidi="ar-SA"/>
        </w:rPr>
        <w:drawing>
          <wp:inline distT="0" distB="0" distL="0" distR="0" wp14:anchorId="36D9F0C1" wp14:editId="6F4C8F06">
            <wp:extent cx="3545205" cy="2456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45205" cy="2456815"/>
                    </a:xfrm>
                    <a:prstGeom prst="rect">
                      <a:avLst/>
                    </a:prstGeom>
                    <a:noFill/>
                    <a:ln>
                      <a:noFill/>
                    </a:ln>
                  </pic:spPr>
                </pic:pic>
              </a:graphicData>
            </a:graphic>
          </wp:inline>
        </w:drawing>
      </w:r>
    </w:p>
    <w:p w14:paraId="0CE8F5FA" w14:textId="39FAF375" w:rsidR="00281AAE" w:rsidRPr="009F359C" w:rsidRDefault="00281AAE" w:rsidP="00281AAE">
      <w:pPr>
        <w:pStyle w:val="MDPI51figurecaption"/>
        <w:jc w:val="center"/>
      </w:pPr>
      <w:r w:rsidRPr="009F359C">
        <w:rPr>
          <w:b/>
        </w:rPr>
        <w:t xml:space="preserve">Figure 8. </w:t>
      </w:r>
      <w:r w:rsidRPr="009F359C">
        <w:t xml:space="preserve">The PRR </w:t>
      </w:r>
      <w:r w:rsidR="00AA4E20">
        <w:t xml:space="preserve">data </w:t>
      </w:r>
      <w:r w:rsidRPr="009F359C">
        <w:t>of sensor nodes under several network schemes.</w:t>
      </w:r>
    </w:p>
    <w:p w14:paraId="29EAA67C" w14:textId="77777777" w:rsidR="00B402AB" w:rsidRPr="009F359C" w:rsidRDefault="00FD68D3" w:rsidP="00FD68D3">
      <w:pPr>
        <w:pStyle w:val="MDPI21heading1"/>
      </w:pPr>
      <w:r w:rsidRPr="009F359C">
        <w:t xml:space="preserve">5. </w:t>
      </w:r>
      <w:r w:rsidR="00B402AB" w:rsidRPr="009F359C">
        <w:t>Conclusions</w:t>
      </w:r>
    </w:p>
    <w:p w14:paraId="2A01AB81" w14:textId="6E5280D7" w:rsidR="00B402AB" w:rsidRPr="009F359C" w:rsidRDefault="009A0616" w:rsidP="0066311B">
      <w:pPr>
        <w:pStyle w:val="MDPI31text"/>
      </w:pPr>
      <w:r w:rsidRPr="009F359C">
        <w:t>In this study, we propose</w:t>
      </w:r>
      <w:r w:rsidR="00AA4E20">
        <w:t>d</w:t>
      </w:r>
      <w:r w:rsidRPr="009F359C">
        <w:t xml:space="preserve"> an LQE to apply to </w:t>
      </w:r>
      <w:r w:rsidR="00F935A3" w:rsidRPr="009F359C">
        <w:t xml:space="preserve">industrial wireless sensor </w:t>
      </w:r>
      <w:r w:rsidRPr="009F359C">
        <w:t>networks with high reliability. Based on the burstiness property of wireless</w:t>
      </w:r>
      <w:r w:rsidR="0043013D" w:rsidRPr="009F359C">
        <w:t xml:space="preserve"> links</w:t>
      </w:r>
      <w:r w:rsidRPr="009F359C">
        <w:t>, we estimate</w:t>
      </w:r>
      <w:r w:rsidR="00AA4E20">
        <w:t>d</w:t>
      </w:r>
      <w:r w:rsidRPr="009F359C">
        <w:t xml:space="preserve"> the number of transmissions required to reach the PRR target by using the </w:t>
      </w:r>
      <w:r w:rsidR="0043013D" w:rsidRPr="009F359C">
        <w:t xml:space="preserve">burstiness distribution list </w:t>
      </w:r>
      <w:r w:rsidRPr="009F359C">
        <w:t>proposed in Section 3. We proved by simulation in Cooja that our approach estimate</w:t>
      </w:r>
      <w:r w:rsidR="00AA4E20">
        <w:t>d</w:t>
      </w:r>
      <w:r w:rsidRPr="009F359C">
        <w:t xml:space="preserve"> the number of transmissions </w:t>
      </w:r>
      <w:r w:rsidR="0043013D" w:rsidRPr="009F359C">
        <w:t xml:space="preserve">that </w:t>
      </w:r>
      <w:r w:rsidRPr="009F359C">
        <w:t>can reach the target PRR</w:t>
      </w:r>
      <w:r w:rsidR="0043013D" w:rsidRPr="009F359C">
        <w:t>,</w:t>
      </w:r>
      <w:r w:rsidRPr="009F359C">
        <w:t xml:space="preserve"> as we expected. </w:t>
      </w:r>
      <w:r w:rsidR="0043013D" w:rsidRPr="009F359C">
        <w:t>Based on</w:t>
      </w:r>
      <w:r w:rsidRPr="009F359C">
        <w:t xml:space="preserve"> the simulation</w:t>
      </w:r>
      <w:r w:rsidR="0043013D" w:rsidRPr="009F359C">
        <w:t xml:space="preserve"> in which</w:t>
      </w:r>
      <w:r w:rsidRPr="009F359C">
        <w:t xml:space="preserve"> we </w:t>
      </w:r>
      <w:commentRangeStart w:id="193"/>
      <w:r w:rsidRPr="009F359C">
        <w:t xml:space="preserve">compared </w:t>
      </w:r>
      <w:r w:rsidR="00AA4E20">
        <w:t xml:space="preserve">our approach </w:t>
      </w:r>
      <w:r w:rsidRPr="009F359C">
        <w:t xml:space="preserve">with some </w:t>
      </w:r>
      <w:commentRangeEnd w:id="193"/>
      <w:r w:rsidR="00AA4E20">
        <w:rPr>
          <w:rStyle w:val="CommentReference"/>
          <w:rFonts w:ascii="Times New Roman" w:hAnsi="Times New Roman"/>
          <w:snapToGrid/>
          <w:color w:val="auto"/>
          <w:lang w:eastAsia="en-US" w:bidi="ar-SA"/>
        </w:rPr>
        <w:commentReference w:id="193"/>
      </w:r>
      <w:r w:rsidRPr="009F359C">
        <w:t xml:space="preserve">RNP-based methods </w:t>
      </w:r>
      <w:r w:rsidR="0043013D" w:rsidRPr="009F359C">
        <w:t>(</w:t>
      </w:r>
      <w:r w:rsidRPr="009F359C">
        <w:t>ETX</w:t>
      </w:r>
      <w:r w:rsidR="0043013D" w:rsidRPr="009F359C">
        <w:t xml:space="preserve"> and</w:t>
      </w:r>
      <w:r w:rsidRPr="009F359C">
        <w:t xml:space="preserve"> PRR</w:t>
      </w:r>
      <w:r w:rsidR="0043013D" w:rsidRPr="009F359C">
        <w:t>), our</w:t>
      </w:r>
      <w:r w:rsidRPr="009F359C">
        <w:t xml:space="preserve"> proposal can be used as the input metric to calculate the number of transmissions in scheduling </w:t>
      </w:r>
      <w:r w:rsidR="0043013D" w:rsidRPr="009F359C">
        <w:t>for industrial wireless sensor networks</w:t>
      </w:r>
      <w:r w:rsidRPr="009F359C">
        <w:t xml:space="preserve">. </w:t>
      </w:r>
      <w:r w:rsidR="0066311B" w:rsidRPr="009F359C">
        <w:t>W</w:t>
      </w:r>
      <w:r w:rsidRPr="009F359C">
        <w:t xml:space="preserve">e conclude that our approach is highly suitable for </w:t>
      </w:r>
      <w:r w:rsidR="0043013D" w:rsidRPr="009F359C">
        <w:t xml:space="preserve">industrial wireless sensor networks </w:t>
      </w:r>
      <w:r w:rsidRPr="009F359C">
        <w:t>that require</w:t>
      </w:r>
      <w:r w:rsidR="0043013D" w:rsidRPr="009F359C">
        <w:t xml:space="preserve"> </w:t>
      </w:r>
      <w:r w:rsidRPr="009F359C">
        <w:t>high reliability for data transmission</w:t>
      </w:r>
      <w:r w:rsidR="0043013D" w:rsidRPr="009F359C">
        <w:t>s</w:t>
      </w:r>
      <w:r w:rsidRPr="009F359C">
        <w:t>. In future</w:t>
      </w:r>
      <w:r w:rsidR="0066311B" w:rsidRPr="009F359C">
        <w:t xml:space="preserve"> work</w:t>
      </w:r>
      <w:r w:rsidRPr="009F359C">
        <w:t xml:space="preserve">, we will </w:t>
      </w:r>
      <w:r w:rsidR="0043013D" w:rsidRPr="009F359C">
        <w:t xml:space="preserve">evaluate </w:t>
      </w:r>
      <w:r w:rsidRPr="009F359C">
        <w:t>our approach</w:t>
      </w:r>
      <w:r w:rsidR="00F528E4">
        <w:t xml:space="preserve"> in regards</w:t>
      </w:r>
      <w:r w:rsidR="00AA4E20">
        <w:t xml:space="preserve"> </w:t>
      </w:r>
      <w:r w:rsidRPr="009F359C">
        <w:t>to the real device</w:t>
      </w:r>
      <w:r w:rsidR="0043013D" w:rsidRPr="009F359C">
        <w:t>s</w:t>
      </w:r>
      <w:r w:rsidRPr="009F359C">
        <w:t xml:space="preserve"> for monitoring and control</w:t>
      </w:r>
      <w:r w:rsidR="0043013D" w:rsidRPr="009F359C">
        <w:t>ling</w:t>
      </w:r>
      <w:r w:rsidRPr="009F359C">
        <w:t xml:space="preserve"> systems in industrial environments.</w:t>
      </w:r>
    </w:p>
    <w:p w14:paraId="1D1D4025" w14:textId="69561B8D" w:rsidR="00F61965" w:rsidRPr="009F359C" w:rsidRDefault="00AA4E20" w:rsidP="00B402AB">
      <w:pPr>
        <w:pStyle w:val="MDPI31text"/>
      </w:pPr>
      <w:r>
        <w:t>P</w:t>
      </w:r>
      <w:r w:rsidR="00F61965" w:rsidRPr="009F359C">
        <w:t xml:space="preserve">robe packets distribution makes increasing the overhead of the </w:t>
      </w:r>
      <w:commentRangeStart w:id="194"/>
      <w:r w:rsidR="00F61965" w:rsidRPr="009F359C">
        <w:t>network</w:t>
      </w:r>
      <w:del w:id="195" w:author="Microsoft Office User" w:date="2020-12-04T17:42:00Z">
        <w:r w:rsidR="00FA6102" w:rsidDel="00170AEB">
          <w:delText xml:space="preserve"> difficult</w:delText>
        </w:r>
      </w:del>
      <w:r>
        <w:t>.</w:t>
      </w:r>
      <w:commentRangeEnd w:id="194"/>
      <w:r w:rsidR="003B51A2">
        <w:rPr>
          <w:rStyle w:val="CommentReference"/>
          <w:rFonts w:ascii="Times New Roman" w:hAnsi="Times New Roman"/>
          <w:snapToGrid/>
          <w:color w:val="auto"/>
          <w:lang w:eastAsia="en-US" w:bidi="ar-SA"/>
        </w:rPr>
        <w:commentReference w:id="194"/>
      </w:r>
      <w:r w:rsidR="00F61965" w:rsidRPr="009F359C">
        <w:t xml:space="preserve"> </w:t>
      </w:r>
      <w:r>
        <w:t>H</w:t>
      </w:r>
      <w:r w:rsidR="00F61965" w:rsidRPr="009F359C">
        <w:t xml:space="preserve">owever, it can be helpful </w:t>
      </w:r>
      <w:r>
        <w:t>in</w:t>
      </w:r>
      <w:r w:rsidR="00F61965" w:rsidRPr="009F359C">
        <w:t xml:space="preserve"> guarantee</w:t>
      </w:r>
      <w:r>
        <w:t>ing</w:t>
      </w:r>
      <w:r w:rsidR="00F61965" w:rsidRPr="009F359C">
        <w:t xml:space="preserve"> the reliability of data transmission </w:t>
      </w:r>
      <w:r>
        <w:t xml:space="preserve">when </w:t>
      </w:r>
      <w:r w:rsidR="00F61965" w:rsidRPr="009F359C">
        <w:t>the link quality is not very good. Especially in real application</w:t>
      </w:r>
      <w:r>
        <w:t>s</w:t>
      </w:r>
      <w:r w:rsidR="00F61965" w:rsidRPr="009F359C">
        <w:t xml:space="preserve">, we cannot guarantee </w:t>
      </w:r>
      <w:r>
        <w:t xml:space="preserve">that </w:t>
      </w:r>
      <w:r w:rsidR="00F61965" w:rsidRPr="009F359C">
        <w:t>the link quality can be stable every time</w:t>
      </w:r>
      <w:r>
        <w:t>.</w:t>
      </w:r>
      <w:r w:rsidR="00F61965" w:rsidRPr="009F359C">
        <w:t xml:space="preserve"> </w:t>
      </w:r>
      <w:r>
        <w:t>E</w:t>
      </w:r>
      <w:r w:rsidR="00F61965" w:rsidRPr="009F359C">
        <w:t xml:space="preserve">very link in the network </w:t>
      </w:r>
      <w:r>
        <w:t xml:space="preserve">may have </w:t>
      </w:r>
      <w:r w:rsidR="00F61965" w:rsidRPr="009F359C">
        <w:t>a very different link quality. Therefore, estimat</w:t>
      </w:r>
      <w:r w:rsidR="00970B19">
        <w:t>ing</w:t>
      </w:r>
      <w:r w:rsidR="00F61965" w:rsidRPr="009F359C">
        <w:t xml:space="preserve"> the link quality to guarantee the reliability of data transmission is </w:t>
      </w:r>
      <w:r w:rsidR="00970B19">
        <w:t xml:space="preserve">more </w:t>
      </w:r>
      <w:r w:rsidR="00F61965" w:rsidRPr="009F359C">
        <w:t xml:space="preserve">important than energy consumption in </w:t>
      </w:r>
      <w:r w:rsidR="00970B19">
        <w:t>the i</w:t>
      </w:r>
      <w:r w:rsidR="00F61965" w:rsidRPr="009F359C">
        <w:t>ndustry application.</w:t>
      </w:r>
    </w:p>
    <w:p w14:paraId="120B2D71" w14:textId="361D7AF3" w:rsidR="00281AAE" w:rsidRPr="009F359C" w:rsidRDefault="00281AAE" w:rsidP="00281AAE">
      <w:pPr>
        <w:pStyle w:val="MDPI64CoI"/>
        <w:rPr>
          <w:szCs w:val="18"/>
          <w:highlight w:val="yellow"/>
        </w:rPr>
      </w:pPr>
      <w:commentRangeStart w:id="196"/>
      <w:r w:rsidRPr="009F359C">
        <w:rPr>
          <w:b/>
          <w:szCs w:val="18"/>
          <w:highlight w:val="yellow"/>
        </w:rPr>
        <w:t>Author Contributions:</w:t>
      </w:r>
      <w:r w:rsidRPr="009F359C">
        <w:rPr>
          <w:szCs w:val="18"/>
          <w:highlight w:val="yellow"/>
        </w:rPr>
        <w:t xml:space="preserve"> </w:t>
      </w:r>
      <w:commentRangeEnd w:id="196"/>
      <w:r w:rsidRPr="009F359C">
        <w:rPr>
          <w:rStyle w:val="CommentReference"/>
          <w:snapToGrid/>
          <w:color w:val="auto"/>
          <w:sz w:val="18"/>
          <w:szCs w:val="18"/>
          <w:lang w:eastAsia="en-US" w:bidi="ar-SA"/>
        </w:rPr>
        <w:commentReference w:id="196"/>
      </w:r>
      <w:r w:rsidR="009841F9" w:rsidRPr="00E80DF6">
        <w:rPr>
          <w:rFonts w:eastAsia="SimSun" w:cs="PalatinoLinotype-Roman"/>
          <w:color w:val="auto"/>
          <w:szCs w:val="24"/>
          <w:lang w:eastAsia="zh-CN"/>
        </w:rPr>
        <w:t xml:space="preserve">Conceptualization, </w:t>
      </w:r>
      <w:proofErr w:type="spellStart"/>
      <w:ins w:id="197" w:author="Microsoft Office User" w:date="2020-12-04T16:41:00Z">
        <w:r w:rsidR="008900B7">
          <w:rPr>
            <w:rFonts w:eastAsia="SimSun" w:cs="PalatinoLinotype-Roman"/>
            <w:color w:val="auto"/>
            <w:szCs w:val="24"/>
            <w:lang w:eastAsia="zh-CN"/>
          </w:rPr>
          <w:t>N</w:t>
        </w:r>
        <w:r w:rsidR="00402BBF">
          <w:rPr>
            <w:rFonts w:eastAsia="SimSun" w:cs="PalatinoLinotype-Roman"/>
            <w:color w:val="auto"/>
            <w:szCs w:val="24"/>
            <w:lang w:eastAsia="zh-CN"/>
          </w:rPr>
          <w:t>.H</w:t>
        </w:r>
      </w:ins>
      <w:ins w:id="198" w:author="Microsoft Office User" w:date="2020-12-04T16:52:00Z">
        <w:r w:rsidR="00402BBF">
          <w:rPr>
            <w:rFonts w:eastAsia="SimSun" w:cs="PalatinoLinotype-Roman"/>
            <w:color w:val="auto"/>
            <w:szCs w:val="24"/>
            <w:lang w:eastAsia="zh-CN"/>
          </w:rPr>
          <w:t>.</w:t>
        </w:r>
      </w:ins>
      <w:ins w:id="199" w:author="Microsoft Office User" w:date="2020-12-04T16:41:00Z">
        <w:r w:rsidR="00402BBF">
          <w:rPr>
            <w:rFonts w:eastAsia="SimSun" w:cs="PalatinoLinotype-Roman"/>
            <w:color w:val="auto"/>
            <w:szCs w:val="24"/>
            <w:lang w:eastAsia="zh-CN"/>
          </w:rPr>
          <w:t>N</w:t>
        </w:r>
      </w:ins>
      <w:ins w:id="200" w:author="Microsoft Office User" w:date="2020-12-04T16:55:00Z">
        <w:r w:rsidR="00470EDE">
          <w:rPr>
            <w:rFonts w:eastAsia="SimSun" w:cs="PalatinoLinotype-Roman"/>
            <w:color w:val="auto"/>
            <w:szCs w:val="24"/>
            <w:lang w:eastAsia="zh-CN"/>
          </w:rPr>
          <w:t>guyen</w:t>
        </w:r>
      </w:ins>
      <w:proofErr w:type="spellEnd"/>
      <w:del w:id="201" w:author="Microsoft Office User" w:date="2020-12-04T16:41: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and </w:t>
      </w:r>
      <w:proofErr w:type="spellStart"/>
      <w:ins w:id="202" w:author="Microsoft Office User" w:date="2020-12-04T16:41:00Z">
        <w:r w:rsidR="00470EDE">
          <w:rPr>
            <w:rFonts w:eastAsia="SimSun" w:cs="PalatinoLinotype-Roman"/>
            <w:color w:val="auto"/>
            <w:szCs w:val="24"/>
            <w:lang w:eastAsia="zh-CN"/>
          </w:rPr>
          <w:t>M.K.K</w:t>
        </w:r>
      </w:ins>
      <w:ins w:id="203" w:author="Microsoft Office User" w:date="2020-12-04T16:55:00Z">
        <w:r w:rsidR="00470EDE">
          <w:rPr>
            <w:rFonts w:eastAsia="SimSun" w:cs="PalatinoLinotype-Roman"/>
            <w:color w:val="auto"/>
            <w:szCs w:val="24"/>
            <w:lang w:eastAsia="zh-CN"/>
          </w:rPr>
          <w:t>im</w:t>
        </w:r>
      </w:ins>
      <w:proofErr w:type="spellEnd"/>
      <w:del w:id="204" w:author="Microsoft Office User" w:date="2020-12-04T16:41:00Z">
        <w:r w:rsidR="009841F9" w:rsidRPr="00E80DF6" w:rsidDel="008900B7">
          <w:rPr>
            <w:rFonts w:eastAsia="SimSun" w:cs="PalatinoLinotype-Roman"/>
            <w:color w:val="auto"/>
            <w:szCs w:val="24"/>
            <w:lang w:eastAsia="zh-CN"/>
          </w:rPr>
          <w:delText>Y.Y.</w:delText>
        </w:r>
      </w:del>
      <w:r w:rsidR="009841F9" w:rsidRPr="00E80DF6">
        <w:rPr>
          <w:rFonts w:eastAsia="SimSun" w:cs="PalatinoLinotype-Roman"/>
          <w:color w:val="auto"/>
          <w:szCs w:val="24"/>
          <w:lang w:eastAsia="zh-CN"/>
        </w:rPr>
        <w:t xml:space="preserve">; methodology, </w:t>
      </w:r>
      <w:proofErr w:type="spellStart"/>
      <w:ins w:id="205" w:author="Microsoft Office User" w:date="2020-12-04T16:42:00Z">
        <w:r w:rsidR="00470EDE">
          <w:rPr>
            <w:rFonts w:eastAsia="SimSun" w:cs="PalatinoLinotype-Roman"/>
            <w:color w:val="auto"/>
            <w:szCs w:val="24"/>
            <w:lang w:eastAsia="zh-CN"/>
          </w:rPr>
          <w:t>N.H.N</w:t>
        </w:r>
      </w:ins>
      <w:ins w:id="206" w:author="Microsoft Office User" w:date="2020-12-04T16:55:00Z">
        <w:r w:rsidR="00470EDE">
          <w:rPr>
            <w:rFonts w:eastAsia="SimSun" w:cs="PalatinoLinotype-Roman"/>
            <w:color w:val="auto"/>
            <w:szCs w:val="24"/>
            <w:lang w:eastAsia="zh-CN"/>
          </w:rPr>
          <w:t>guyen</w:t>
        </w:r>
      </w:ins>
      <w:proofErr w:type="spellEnd"/>
      <w:del w:id="207" w:author="Microsoft Office User" w:date="2020-12-04T16:42: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software, </w:t>
      </w:r>
      <w:proofErr w:type="spellStart"/>
      <w:ins w:id="208" w:author="Microsoft Office User" w:date="2020-12-04T16:42:00Z">
        <w:r w:rsidR="00470EDE">
          <w:rPr>
            <w:rFonts w:eastAsia="SimSun" w:cs="PalatinoLinotype-Roman"/>
            <w:color w:val="auto"/>
            <w:szCs w:val="24"/>
            <w:lang w:eastAsia="zh-CN"/>
          </w:rPr>
          <w:t>N.H.N</w:t>
        </w:r>
      </w:ins>
      <w:ins w:id="209" w:author="Microsoft Office User" w:date="2020-12-04T16:55:00Z">
        <w:r w:rsidR="00470EDE">
          <w:rPr>
            <w:rFonts w:eastAsia="SimSun" w:cs="PalatinoLinotype-Roman"/>
            <w:color w:val="auto"/>
            <w:szCs w:val="24"/>
            <w:lang w:eastAsia="zh-CN"/>
          </w:rPr>
          <w:t>guyen</w:t>
        </w:r>
      </w:ins>
      <w:proofErr w:type="spellEnd"/>
      <w:del w:id="210" w:author="Microsoft Office User" w:date="2020-12-04T16:42: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validation, </w:t>
      </w:r>
      <w:proofErr w:type="spellStart"/>
      <w:ins w:id="211" w:author="Microsoft Office User" w:date="2020-12-04T16:43:00Z">
        <w:r w:rsidR="008900B7">
          <w:rPr>
            <w:rFonts w:eastAsia="SimSun" w:cs="PalatinoLinotype-Roman"/>
            <w:color w:val="auto"/>
            <w:szCs w:val="24"/>
            <w:lang w:eastAsia="zh-CN"/>
          </w:rPr>
          <w:t>N</w:t>
        </w:r>
        <w:r w:rsidR="00470EDE">
          <w:rPr>
            <w:rFonts w:eastAsia="SimSun" w:cs="PalatinoLinotype-Roman"/>
            <w:color w:val="auto"/>
            <w:szCs w:val="24"/>
            <w:lang w:eastAsia="zh-CN"/>
          </w:rPr>
          <w:t>.H.N</w:t>
        </w:r>
      </w:ins>
      <w:ins w:id="212" w:author="Microsoft Office User" w:date="2020-12-04T16:55:00Z">
        <w:r w:rsidR="00470EDE">
          <w:rPr>
            <w:rFonts w:eastAsia="SimSun" w:cs="PalatinoLinotype-Roman"/>
            <w:color w:val="auto"/>
            <w:szCs w:val="24"/>
            <w:lang w:eastAsia="zh-CN"/>
          </w:rPr>
          <w:t>guyen</w:t>
        </w:r>
      </w:ins>
      <w:proofErr w:type="spellEnd"/>
      <w:del w:id="213" w:author="Microsoft Office User" w:date="2020-12-04T16:43:00Z">
        <w:r w:rsidR="009841F9" w:rsidRPr="00E80DF6" w:rsidDel="008900B7">
          <w:rPr>
            <w:rFonts w:eastAsia="SimSun" w:cs="PalatinoLinotype-Roman"/>
            <w:color w:val="auto"/>
            <w:szCs w:val="24"/>
            <w:lang w:eastAsia="zh-CN"/>
          </w:rPr>
          <w:delText>X.X., Y.Y.</w:delText>
        </w:r>
      </w:del>
      <w:r w:rsidR="009841F9" w:rsidRPr="00E80DF6">
        <w:rPr>
          <w:rFonts w:eastAsia="SimSun" w:cs="PalatinoLinotype-Roman"/>
          <w:color w:val="auto"/>
          <w:szCs w:val="24"/>
          <w:lang w:eastAsia="zh-CN"/>
        </w:rPr>
        <w:t xml:space="preserve"> and </w:t>
      </w:r>
      <w:proofErr w:type="spellStart"/>
      <w:ins w:id="214" w:author="Microsoft Office User" w:date="2020-12-04T16:43:00Z">
        <w:r w:rsidR="00470EDE">
          <w:rPr>
            <w:rFonts w:eastAsia="SimSun" w:cs="PalatinoLinotype-Roman"/>
            <w:color w:val="auto"/>
            <w:szCs w:val="24"/>
            <w:lang w:eastAsia="zh-CN"/>
          </w:rPr>
          <w:t>M.K.K</w:t>
        </w:r>
      </w:ins>
      <w:ins w:id="215" w:author="Microsoft Office User" w:date="2020-12-04T16:56:00Z">
        <w:r w:rsidR="00470EDE">
          <w:rPr>
            <w:rFonts w:eastAsia="SimSun" w:cs="PalatinoLinotype-Roman"/>
            <w:color w:val="auto"/>
            <w:szCs w:val="24"/>
            <w:lang w:eastAsia="zh-CN"/>
          </w:rPr>
          <w:t>im</w:t>
        </w:r>
      </w:ins>
      <w:proofErr w:type="spellEnd"/>
      <w:del w:id="216" w:author="Microsoft Office User" w:date="2020-12-04T16:43:00Z">
        <w:r w:rsidR="009841F9" w:rsidRPr="00E80DF6" w:rsidDel="008900B7">
          <w:rPr>
            <w:rFonts w:eastAsia="SimSun" w:cs="PalatinoLinotype-Roman"/>
            <w:color w:val="auto"/>
            <w:szCs w:val="24"/>
            <w:lang w:eastAsia="zh-CN"/>
          </w:rPr>
          <w:delText>Z.Z.</w:delText>
        </w:r>
      </w:del>
      <w:r w:rsidR="009841F9" w:rsidRPr="00E80DF6">
        <w:rPr>
          <w:rFonts w:eastAsia="SimSun" w:cs="PalatinoLinotype-Roman"/>
          <w:color w:val="auto"/>
          <w:szCs w:val="24"/>
          <w:lang w:eastAsia="zh-CN"/>
        </w:rPr>
        <w:t xml:space="preserve">; formal analysis, </w:t>
      </w:r>
      <w:proofErr w:type="spellStart"/>
      <w:ins w:id="217" w:author="Microsoft Office User" w:date="2020-12-04T16:43:00Z">
        <w:r w:rsidR="00470EDE">
          <w:rPr>
            <w:rFonts w:eastAsia="SimSun" w:cs="PalatinoLinotype-Roman"/>
            <w:color w:val="auto"/>
            <w:szCs w:val="24"/>
            <w:lang w:eastAsia="zh-CN"/>
          </w:rPr>
          <w:t>N.H.N</w:t>
        </w:r>
      </w:ins>
      <w:ins w:id="218" w:author="Microsoft Office User" w:date="2020-12-04T16:56:00Z">
        <w:r w:rsidR="00470EDE">
          <w:rPr>
            <w:rFonts w:eastAsia="SimSun" w:cs="PalatinoLinotype-Roman"/>
            <w:color w:val="auto"/>
            <w:szCs w:val="24"/>
            <w:lang w:eastAsia="zh-CN"/>
          </w:rPr>
          <w:t>guyen</w:t>
        </w:r>
      </w:ins>
      <w:proofErr w:type="spellEnd"/>
      <w:del w:id="219" w:author="Microsoft Office User" w:date="2020-12-04T16:43: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investigation, </w:t>
      </w:r>
      <w:proofErr w:type="spellStart"/>
      <w:ins w:id="220" w:author="Microsoft Office User" w:date="2020-12-04T16:44:00Z">
        <w:r w:rsidR="00470EDE">
          <w:rPr>
            <w:rFonts w:eastAsia="SimSun" w:cs="PalatinoLinotype-Roman"/>
            <w:color w:val="auto"/>
            <w:szCs w:val="24"/>
            <w:lang w:eastAsia="zh-CN"/>
          </w:rPr>
          <w:t>N.H.N</w:t>
        </w:r>
      </w:ins>
      <w:ins w:id="221" w:author="Microsoft Office User" w:date="2020-12-04T16:56:00Z">
        <w:r w:rsidR="00470EDE">
          <w:rPr>
            <w:rFonts w:eastAsia="SimSun" w:cs="PalatinoLinotype-Roman"/>
            <w:color w:val="auto"/>
            <w:szCs w:val="24"/>
            <w:lang w:eastAsia="zh-CN"/>
          </w:rPr>
          <w:t>guyen</w:t>
        </w:r>
      </w:ins>
      <w:proofErr w:type="spellEnd"/>
      <w:del w:id="222" w:author="Microsoft Office User" w:date="2020-12-04T16:44: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resources, </w:t>
      </w:r>
      <w:proofErr w:type="spellStart"/>
      <w:ins w:id="223" w:author="Microsoft Office User" w:date="2020-12-04T16:48:00Z">
        <w:r w:rsidR="00470EDE">
          <w:rPr>
            <w:rFonts w:eastAsia="SimSun" w:cs="PalatinoLinotype-Roman"/>
            <w:color w:val="auto"/>
            <w:szCs w:val="24"/>
            <w:lang w:eastAsia="zh-CN"/>
          </w:rPr>
          <w:t>M.K.</w:t>
        </w:r>
        <w:r w:rsidR="0076647A">
          <w:rPr>
            <w:rFonts w:eastAsia="SimSun" w:cs="PalatinoLinotype-Roman"/>
            <w:color w:val="auto"/>
            <w:szCs w:val="24"/>
            <w:lang w:eastAsia="zh-CN"/>
          </w:rPr>
          <w:t>Kim</w:t>
        </w:r>
      </w:ins>
      <w:proofErr w:type="spellEnd"/>
      <w:del w:id="224" w:author="Microsoft Office User" w:date="2020-12-04T16:44: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data curation, </w:t>
      </w:r>
      <w:proofErr w:type="spellStart"/>
      <w:ins w:id="225" w:author="Microsoft Office User" w:date="2020-12-04T16:44:00Z">
        <w:r w:rsidR="00470EDE">
          <w:rPr>
            <w:rFonts w:eastAsia="SimSun" w:cs="PalatinoLinotype-Roman"/>
            <w:color w:val="auto"/>
            <w:szCs w:val="24"/>
            <w:lang w:eastAsia="zh-CN"/>
          </w:rPr>
          <w:t>N.H.</w:t>
        </w:r>
        <w:r w:rsidR="008900B7">
          <w:rPr>
            <w:rFonts w:eastAsia="SimSun" w:cs="PalatinoLinotype-Roman"/>
            <w:color w:val="auto"/>
            <w:szCs w:val="24"/>
            <w:lang w:eastAsia="zh-CN"/>
          </w:rPr>
          <w:t>Nguyen</w:t>
        </w:r>
      </w:ins>
      <w:proofErr w:type="spellEnd"/>
      <w:del w:id="226" w:author="Microsoft Office User" w:date="2020-12-04T16:44: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writing—original draft preparation, </w:t>
      </w:r>
      <w:proofErr w:type="spellStart"/>
      <w:ins w:id="227" w:author="Microsoft Office User" w:date="2020-12-04T16:57:00Z">
        <w:r w:rsidR="00470EDE">
          <w:rPr>
            <w:rFonts w:eastAsia="SimSun" w:cs="PalatinoLinotype-Roman"/>
            <w:color w:val="auto"/>
            <w:szCs w:val="24"/>
            <w:lang w:eastAsia="zh-CN"/>
          </w:rPr>
          <w:t>N.H.Nguyen</w:t>
        </w:r>
      </w:ins>
      <w:proofErr w:type="spellEnd"/>
      <w:del w:id="228" w:author="Microsoft Office User" w:date="2020-12-04T16:56:00Z">
        <w:r w:rsidR="009841F9" w:rsidRPr="00E80DF6" w:rsidDel="00470EDE">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writing—review and editing, </w:t>
      </w:r>
      <w:proofErr w:type="spellStart"/>
      <w:ins w:id="229" w:author="Microsoft Office User" w:date="2020-12-04T16:57:00Z">
        <w:r w:rsidR="00470EDE">
          <w:rPr>
            <w:rFonts w:eastAsia="SimSun" w:cs="PalatinoLinotype-Roman"/>
            <w:color w:val="auto"/>
            <w:szCs w:val="24"/>
            <w:lang w:eastAsia="zh-CN"/>
          </w:rPr>
          <w:t>N.H.Nguyen</w:t>
        </w:r>
        <w:proofErr w:type="spellEnd"/>
        <w:r w:rsidR="00470EDE">
          <w:rPr>
            <w:rFonts w:eastAsia="SimSun" w:cs="PalatinoLinotype-Roman"/>
            <w:color w:val="auto"/>
            <w:szCs w:val="24"/>
            <w:lang w:eastAsia="zh-CN"/>
          </w:rPr>
          <w:t xml:space="preserve"> and </w:t>
        </w:r>
        <w:proofErr w:type="spellStart"/>
        <w:r w:rsidR="00470EDE">
          <w:rPr>
            <w:rFonts w:eastAsia="SimSun" w:cs="PalatinoLinotype-Roman"/>
            <w:color w:val="auto"/>
            <w:szCs w:val="24"/>
            <w:lang w:eastAsia="zh-CN"/>
          </w:rPr>
          <w:t>M.K.Kim</w:t>
        </w:r>
      </w:ins>
      <w:proofErr w:type="spellEnd"/>
      <w:del w:id="230" w:author="Microsoft Office User" w:date="2020-12-04T16:57:00Z">
        <w:r w:rsidR="009841F9" w:rsidRPr="00E80DF6" w:rsidDel="00470EDE">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visualization, </w:t>
      </w:r>
      <w:proofErr w:type="spellStart"/>
      <w:ins w:id="231" w:author="Microsoft Office User" w:date="2020-12-04T16:58:00Z">
        <w:r w:rsidR="00470EDE">
          <w:rPr>
            <w:rFonts w:eastAsia="SimSun" w:cs="PalatinoLinotype-Roman"/>
            <w:color w:val="auto"/>
            <w:szCs w:val="24"/>
            <w:lang w:eastAsia="zh-CN"/>
          </w:rPr>
          <w:t>N.H.Nguyen</w:t>
        </w:r>
      </w:ins>
      <w:proofErr w:type="spellEnd"/>
      <w:del w:id="232" w:author="Microsoft Office User" w:date="2020-12-04T16:58:00Z">
        <w:r w:rsidR="009841F9" w:rsidRPr="00E80DF6" w:rsidDel="00470EDE">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supervision, </w:t>
      </w:r>
      <w:proofErr w:type="spellStart"/>
      <w:ins w:id="233" w:author="Microsoft Office User" w:date="2020-12-04T16:45:00Z">
        <w:r w:rsidR="00470EDE">
          <w:rPr>
            <w:rFonts w:eastAsia="SimSun" w:cs="PalatinoLinotype-Roman"/>
            <w:color w:val="auto"/>
            <w:szCs w:val="24"/>
            <w:lang w:eastAsia="zh-CN"/>
          </w:rPr>
          <w:t>M.K.</w:t>
        </w:r>
        <w:r w:rsidR="008900B7">
          <w:rPr>
            <w:rFonts w:eastAsia="SimSun" w:cs="PalatinoLinotype-Roman"/>
            <w:color w:val="auto"/>
            <w:szCs w:val="24"/>
            <w:lang w:eastAsia="zh-CN"/>
          </w:rPr>
          <w:t>Kim</w:t>
        </w:r>
      </w:ins>
      <w:proofErr w:type="spellEnd"/>
      <w:del w:id="234" w:author="Microsoft Office User" w:date="2020-12-04T16:45: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project administration, </w:t>
      </w:r>
      <w:proofErr w:type="spellStart"/>
      <w:ins w:id="235" w:author="Microsoft Office User" w:date="2020-12-04T16:45:00Z">
        <w:r w:rsidR="00470EDE">
          <w:rPr>
            <w:rFonts w:eastAsia="SimSun" w:cs="PalatinoLinotype-Roman"/>
            <w:color w:val="auto"/>
            <w:szCs w:val="24"/>
            <w:lang w:eastAsia="zh-CN"/>
          </w:rPr>
          <w:t>M.K.</w:t>
        </w:r>
        <w:r w:rsidR="008900B7">
          <w:rPr>
            <w:rFonts w:eastAsia="SimSun" w:cs="PalatinoLinotype-Roman"/>
            <w:color w:val="auto"/>
            <w:szCs w:val="24"/>
            <w:lang w:eastAsia="zh-CN"/>
          </w:rPr>
          <w:t>Kim</w:t>
        </w:r>
      </w:ins>
      <w:proofErr w:type="spellEnd"/>
      <w:del w:id="236" w:author="Microsoft Office User" w:date="2020-12-04T16:45:00Z">
        <w:r w:rsidR="009841F9" w:rsidRPr="00E80DF6" w:rsidDel="008900B7">
          <w:rPr>
            <w:rFonts w:eastAsia="SimSun" w:cs="PalatinoLinotype-Roman"/>
            <w:color w:val="auto"/>
            <w:szCs w:val="24"/>
            <w:lang w:eastAsia="zh-CN"/>
          </w:rPr>
          <w:delText>X.X.</w:delText>
        </w:r>
      </w:del>
      <w:r w:rsidR="009841F9" w:rsidRPr="00E80DF6">
        <w:rPr>
          <w:rFonts w:eastAsia="SimSun" w:cs="PalatinoLinotype-Roman"/>
          <w:color w:val="auto"/>
          <w:szCs w:val="24"/>
          <w:lang w:eastAsia="zh-CN"/>
        </w:rPr>
        <w:t xml:space="preserve">; funding acquisition, </w:t>
      </w:r>
      <w:proofErr w:type="spellStart"/>
      <w:ins w:id="237" w:author="Microsoft Office User" w:date="2020-12-04T17:00:00Z">
        <w:r w:rsidR="00CF7D5D">
          <w:rPr>
            <w:rFonts w:eastAsia="SimSun" w:cs="PalatinoLinotype-Roman"/>
            <w:color w:val="auto"/>
            <w:szCs w:val="24"/>
            <w:lang w:eastAsia="zh-CN"/>
          </w:rPr>
          <w:t>M.K.Kim</w:t>
        </w:r>
      </w:ins>
      <w:proofErr w:type="spellEnd"/>
      <w:del w:id="238" w:author="Microsoft Office User" w:date="2020-12-04T17:00:00Z">
        <w:r w:rsidR="009841F9" w:rsidRPr="00E80DF6" w:rsidDel="00CF7D5D">
          <w:rPr>
            <w:rFonts w:eastAsia="SimSun" w:cs="PalatinoLinotype-Roman"/>
            <w:color w:val="auto"/>
            <w:szCs w:val="24"/>
            <w:lang w:eastAsia="zh-CN"/>
          </w:rPr>
          <w:delText>Y.Y</w:delText>
        </w:r>
      </w:del>
      <w:r w:rsidR="009841F9" w:rsidRPr="00E80DF6">
        <w:rPr>
          <w:rFonts w:eastAsia="SimSun" w:cs="PalatinoLinotype-Roman"/>
          <w:color w:val="auto"/>
          <w:szCs w:val="24"/>
          <w:lang w:eastAsia="zh-CN"/>
        </w:rPr>
        <w:t>. All authors have read and agreed to the published version of the manuscript.</w:t>
      </w:r>
    </w:p>
    <w:p w14:paraId="5A6F1CA9" w14:textId="3221C48A" w:rsidR="00281AAE" w:rsidRPr="009F359C" w:rsidRDefault="00281AAE" w:rsidP="00281AAE">
      <w:pPr>
        <w:pStyle w:val="MDPI64CoI"/>
        <w:rPr>
          <w:szCs w:val="18"/>
          <w:highlight w:val="yellow"/>
        </w:rPr>
      </w:pPr>
      <w:commentRangeStart w:id="239"/>
      <w:r w:rsidRPr="009F359C">
        <w:rPr>
          <w:b/>
          <w:szCs w:val="18"/>
          <w:highlight w:val="yellow"/>
        </w:rPr>
        <w:t>Funding:</w:t>
      </w:r>
      <w:r w:rsidRPr="009F359C">
        <w:rPr>
          <w:szCs w:val="18"/>
          <w:highlight w:val="yellow"/>
        </w:rPr>
        <w:t xml:space="preserve"> </w:t>
      </w:r>
      <w:commentRangeEnd w:id="239"/>
      <w:r w:rsidRPr="009F359C">
        <w:rPr>
          <w:rStyle w:val="CommentReference"/>
          <w:snapToGrid/>
          <w:color w:val="auto"/>
          <w:sz w:val="18"/>
          <w:szCs w:val="18"/>
          <w:lang w:eastAsia="en-US" w:bidi="ar-SA"/>
        </w:rPr>
        <w:commentReference w:id="239"/>
      </w:r>
      <w:ins w:id="240" w:author="Microsoft Office User" w:date="2020-12-04T17:31:00Z">
        <w:r w:rsidR="00217EF5" w:rsidRPr="00217EF5">
          <w:rPr>
            <w:szCs w:val="18"/>
          </w:rPr>
          <w:t>This work (Grants No. S2665996) was supported by project for Cooperative R&amp;D between Industry, Academy, and Research Institute funded Korea Ministry of SMEs and Startups in 2020.</w:t>
        </w:r>
      </w:ins>
      <w:del w:id="241" w:author="Microsoft Office User" w:date="2020-12-04T17:31:00Z">
        <w:r w:rsidR="009841F9" w:rsidDel="00217EF5">
          <w:delText>This research received no external funding.</w:delText>
        </w:r>
      </w:del>
    </w:p>
    <w:p w14:paraId="21BE827A" w14:textId="46CB9D53" w:rsidR="00281AAE" w:rsidRDefault="00281AAE" w:rsidP="00281AAE">
      <w:pPr>
        <w:pStyle w:val="MDPI64CoI"/>
      </w:pPr>
      <w:commentRangeStart w:id="242"/>
      <w:r w:rsidRPr="009F359C">
        <w:rPr>
          <w:b/>
          <w:szCs w:val="18"/>
          <w:highlight w:val="yellow"/>
        </w:rPr>
        <w:t>Conflicts of Interest</w:t>
      </w:r>
      <w:commentRangeEnd w:id="242"/>
      <w:r w:rsidRPr="009F359C">
        <w:rPr>
          <w:rStyle w:val="CommentReference"/>
          <w:snapToGrid/>
          <w:color w:val="auto"/>
          <w:sz w:val="18"/>
          <w:szCs w:val="18"/>
          <w:lang w:eastAsia="en-US" w:bidi="ar-SA"/>
        </w:rPr>
        <w:commentReference w:id="242"/>
      </w:r>
      <w:r w:rsidRPr="009F359C">
        <w:rPr>
          <w:szCs w:val="18"/>
        </w:rPr>
        <w:t>:</w:t>
      </w:r>
      <w:r w:rsidR="009841F9" w:rsidRPr="009841F9">
        <w:t xml:space="preserve"> </w:t>
      </w:r>
      <w:r w:rsidR="009841F9">
        <w:t>The authors declare no conflict of interest.</w:t>
      </w:r>
    </w:p>
    <w:p w14:paraId="10494936" w14:textId="77777777" w:rsidR="009841F9" w:rsidRPr="00460988" w:rsidRDefault="009841F9" w:rsidP="009841F9">
      <w:pPr>
        <w:pStyle w:val="MDPI21heading1"/>
      </w:pPr>
      <w:r w:rsidRPr="00460988">
        <w:t>References</w:t>
      </w:r>
    </w:p>
    <w:p w14:paraId="668A4BAC"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bookmarkStart w:id="243" w:name="OLE_LINK153"/>
      <w:bookmarkStart w:id="244" w:name="OLE_LINK154"/>
      <w:r w:rsidRPr="007F1A6F">
        <w:rPr>
          <w:rFonts w:ascii="Palatino Linotype" w:hAnsi="Palatino Linotype"/>
          <w:noProof/>
          <w:sz w:val="18"/>
          <w:szCs w:val="18"/>
        </w:rPr>
        <w:t xml:space="preserve">Shah, R.C.; Roy, S.; Jain, S.; Brunette, W. Data MULEs: Modeling and analysis of a three-tier architecture for sparse sensor networks. </w:t>
      </w:r>
      <w:r w:rsidRPr="007F1A6F">
        <w:rPr>
          <w:rFonts w:ascii="Palatino Linotype" w:hAnsi="Palatino Linotype"/>
          <w:i/>
          <w:iCs/>
          <w:noProof/>
          <w:sz w:val="18"/>
          <w:szCs w:val="18"/>
        </w:rPr>
        <w:t xml:space="preserve">Ad Hoc Netw. </w:t>
      </w:r>
      <w:r w:rsidRPr="007F1A6F">
        <w:rPr>
          <w:rFonts w:ascii="Palatino Linotype" w:hAnsi="Palatino Linotype"/>
          <w:b/>
          <w:bCs/>
          <w:noProof/>
          <w:sz w:val="18"/>
          <w:szCs w:val="18"/>
        </w:rPr>
        <w:t>2003</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1</w:t>
      </w:r>
      <w:r w:rsidRPr="007F1A6F">
        <w:rPr>
          <w:rFonts w:ascii="Palatino Linotype" w:hAnsi="Palatino Linotype"/>
          <w:bCs/>
          <w:noProof/>
          <w:sz w:val="18"/>
          <w:szCs w:val="18"/>
        </w:rPr>
        <w:t>, 215–233</w:t>
      </w:r>
      <w:r w:rsidRPr="007F1A6F">
        <w:rPr>
          <w:rFonts w:ascii="Palatino Linotype" w:hAnsi="Palatino Linotype"/>
          <w:noProof/>
          <w:sz w:val="18"/>
          <w:szCs w:val="18"/>
        </w:rPr>
        <w:t>.</w:t>
      </w:r>
    </w:p>
    <w:p w14:paraId="6285E205"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lastRenderedPageBreak/>
        <w:t xml:space="preserve">He, X.; Fu, X.; Yang, Y. Energy-Efficient Trajectory Planning Algorithm Based on Multi-Objective PSO for the Mobile Sink in Wireless Sensor Networks. </w:t>
      </w:r>
      <w:r w:rsidRPr="007F1A6F">
        <w:rPr>
          <w:rFonts w:ascii="Palatino Linotype" w:hAnsi="Palatino Linotype"/>
          <w:i/>
          <w:iCs/>
          <w:noProof/>
          <w:sz w:val="18"/>
          <w:szCs w:val="18"/>
        </w:rPr>
        <w:t>IEEE Access</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2019</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7</w:t>
      </w:r>
      <w:r w:rsidRPr="007F1A6F">
        <w:rPr>
          <w:rFonts w:ascii="Palatino Linotype" w:hAnsi="Palatino Linotype"/>
          <w:bCs/>
          <w:noProof/>
          <w:sz w:val="18"/>
          <w:szCs w:val="18"/>
        </w:rPr>
        <w:t>, 176204–176217</w:t>
      </w:r>
      <w:r w:rsidRPr="007F1A6F">
        <w:rPr>
          <w:rFonts w:ascii="Palatino Linotype" w:hAnsi="Palatino Linotype"/>
          <w:noProof/>
          <w:sz w:val="18"/>
          <w:szCs w:val="18"/>
        </w:rPr>
        <w:t>.</w:t>
      </w:r>
    </w:p>
    <w:p w14:paraId="453CC02B"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Fu, X.; Yao, H.; Yang, Y. Cascading failures in wireless sensor networks with load redistribution of links and nodes. </w:t>
      </w:r>
      <w:r w:rsidRPr="007F1A6F">
        <w:rPr>
          <w:rFonts w:ascii="Palatino Linotype" w:hAnsi="Palatino Linotype"/>
          <w:i/>
          <w:iCs/>
          <w:noProof/>
          <w:sz w:val="18"/>
          <w:szCs w:val="18"/>
        </w:rPr>
        <w:t xml:space="preserve">Ad Hoc Netw. </w:t>
      </w:r>
      <w:r w:rsidRPr="007F1A6F">
        <w:rPr>
          <w:rFonts w:ascii="Palatino Linotype" w:hAnsi="Palatino Linotype"/>
          <w:b/>
          <w:bCs/>
          <w:noProof/>
          <w:sz w:val="18"/>
          <w:szCs w:val="18"/>
        </w:rPr>
        <w:t>2019</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93</w:t>
      </w:r>
      <w:r w:rsidRPr="007F1A6F">
        <w:rPr>
          <w:rFonts w:ascii="Palatino Linotype" w:hAnsi="Palatino Linotype"/>
          <w:bCs/>
          <w:noProof/>
          <w:sz w:val="18"/>
          <w:szCs w:val="18"/>
        </w:rPr>
        <w:t>, 101900</w:t>
      </w:r>
      <w:r w:rsidRPr="007F1A6F">
        <w:rPr>
          <w:rFonts w:ascii="Palatino Linotype" w:hAnsi="Palatino Linotype"/>
          <w:noProof/>
          <w:sz w:val="18"/>
          <w:szCs w:val="18"/>
        </w:rPr>
        <w:t>.</w:t>
      </w:r>
    </w:p>
    <w:p w14:paraId="46A5101B"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Fu, X.; Yang, Y.; Postolache, O. Invulnerability of Clustering Wireless Sensor Networks Against Cascading Failures. </w:t>
      </w:r>
      <w:r w:rsidRPr="007F1A6F">
        <w:rPr>
          <w:rFonts w:ascii="Palatino Linotype" w:hAnsi="Palatino Linotype"/>
          <w:i/>
          <w:iCs/>
          <w:noProof/>
          <w:sz w:val="18"/>
          <w:szCs w:val="18"/>
        </w:rPr>
        <w:t>IEEE Syst. J.</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2019</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13</w:t>
      </w:r>
      <w:r w:rsidRPr="007F1A6F">
        <w:rPr>
          <w:rFonts w:ascii="Palatino Linotype" w:hAnsi="Palatino Linotype"/>
          <w:bCs/>
          <w:noProof/>
          <w:sz w:val="18"/>
          <w:szCs w:val="18"/>
        </w:rPr>
        <w:t>, 1431–1442</w:t>
      </w:r>
      <w:r w:rsidRPr="007F1A6F">
        <w:rPr>
          <w:rFonts w:ascii="Palatino Linotype" w:hAnsi="Palatino Linotype"/>
          <w:noProof/>
          <w:sz w:val="18"/>
          <w:szCs w:val="18"/>
        </w:rPr>
        <w:t>.</w:t>
      </w:r>
    </w:p>
    <w:p w14:paraId="4567B785"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Mittal, M.; Iwendi, C.; Khan, S.; Rehman Javed, A. Analysis of security and energy efficiency for shortest route discovery in low-energy adaptive clustering hierarchy protocol using Levenberg-Marquardt neural network and gated recurrent unit for intrusion detection system. </w:t>
      </w:r>
      <w:r w:rsidRPr="007F1A6F">
        <w:rPr>
          <w:rFonts w:ascii="Palatino Linotype" w:hAnsi="Palatino Linotype"/>
          <w:i/>
          <w:iCs/>
          <w:noProof/>
          <w:sz w:val="18"/>
          <w:szCs w:val="18"/>
        </w:rPr>
        <w:t>Trans. Emerg. Telecommun. Technol.</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2020</w:t>
      </w:r>
      <w:r w:rsidRPr="007F1A6F">
        <w:rPr>
          <w:rFonts w:ascii="Palatino Linotype" w:hAnsi="Palatino Linotype"/>
          <w:noProof/>
          <w:sz w:val="18"/>
          <w:szCs w:val="18"/>
        </w:rPr>
        <w:t>, e3997, doi:10.1002/ett.3997 .</w:t>
      </w:r>
    </w:p>
    <w:p w14:paraId="36F84FBF"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Nguyen, T.T.; Oh, H. A Receiver for Resource-Constrained Wireless Sensor Devices to Remove the Effect of Multipath Fading. </w:t>
      </w:r>
      <w:r w:rsidRPr="007F1A6F">
        <w:rPr>
          <w:rFonts w:ascii="Palatino Linotype" w:hAnsi="Palatino Linotype"/>
          <w:i/>
          <w:iCs/>
          <w:noProof/>
          <w:sz w:val="18"/>
          <w:szCs w:val="18"/>
        </w:rPr>
        <w:t>IEEE Trans. Ind. Electron.</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2018</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65</w:t>
      </w:r>
      <w:r w:rsidRPr="007F1A6F">
        <w:rPr>
          <w:rFonts w:ascii="Palatino Linotype" w:hAnsi="Palatino Linotype"/>
          <w:bCs/>
          <w:noProof/>
          <w:sz w:val="18"/>
          <w:szCs w:val="18"/>
        </w:rPr>
        <w:t>, 6009–6016</w:t>
      </w:r>
      <w:r w:rsidRPr="007F1A6F">
        <w:rPr>
          <w:rFonts w:ascii="Palatino Linotype" w:hAnsi="Palatino Linotype"/>
          <w:noProof/>
          <w:sz w:val="18"/>
          <w:szCs w:val="18"/>
        </w:rPr>
        <w:t>.</w:t>
      </w:r>
    </w:p>
    <w:p w14:paraId="6F181179"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Nguyen, T.T.; Oh, H. SCSMA: A Smart CSMA/CA Using Blind Learning for Wireless Sensor Networks. </w:t>
      </w:r>
      <w:r w:rsidRPr="007F1A6F">
        <w:rPr>
          <w:rFonts w:ascii="Palatino Linotype" w:hAnsi="Palatino Linotype"/>
          <w:i/>
          <w:iCs/>
          <w:noProof/>
          <w:sz w:val="18"/>
          <w:szCs w:val="18"/>
        </w:rPr>
        <w:t>IEEE Trans. Ind. Electron.</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2019</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67</w:t>
      </w:r>
      <w:r w:rsidRPr="007F1A6F">
        <w:rPr>
          <w:rFonts w:ascii="Palatino Linotype" w:hAnsi="Palatino Linotype"/>
          <w:bCs/>
          <w:noProof/>
          <w:sz w:val="18"/>
          <w:szCs w:val="18"/>
        </w:rPr>
        <w:t>, 10981–10988</w:t>
      </w:r>
      <w:r w:rsidRPr="007F1A6F">
        <w:rPr>
          <w:rFonts w:ascii="Palatino Linotype" w:hAnsi="Palatino Linotype"/>
          <w:noProof/>
          <w:sz w:val="18"/>
          <w:szCs w:val="18"/>
        </w:rPr>
        <w:t>.</w:t>
      </w:r>
    </w:p>
    <w:p w14:paraId="09634CEA"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Winter, T.; Thubert, P.; Brandt, A.; Hui, J.W.; Kelsey, R.; Levis, P.; Pister, K.; Struik, R.; Vasseur, J.-P.; Alexander, R.K. RPL: IPv6 Routing Protocol for Low-Power and Lossy Networks. </w:t>
      </w:r>
      <w:r w:rsidRPr="007F1A6F">
        <w:rPr>
          <w:rFonts w:ascii="Palatino Linotype" w:hAnsi="Palatino Linotype"/>
          <w:i/>
          <w:iCs/>
          <w:noProof/>
          <w:sz w:val="18"/>
          <w:szCs w:val="18"/>
        </w:rPr>
        <w:t>RFC</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2012</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6550</w:t>
      </w:r>
      <w:r w:rsidRPr="007F1A6F">
        <w:rPr>
          <w:rFonts w:ascii="Palatino Linotype" w:hAnsi="Palatino Linotype"/>
          <w:bCs/>
          <w:noProof/>
          <w:sz w:val="18"/>
          <w:szCs w:val="18"/>
        </w:rPr>
        <w:t>, 1–157</w:t>
      </w:r>
      <w:r w:rsidRPr="007F1A6F">
        <w:rPr>
          <w:rFonts w:ascii="Palatino Linotype" w:hAnsi="Palatino Linotype"/>
          <w:noProof/>
          <w:sz w:val="18"/>
          <w:szCs w:val="18"/>
        </w:rPr>
        <w:t>.</w:t>
      </w:r>
    </w:p>
    <w:p w14:paraId="418A6D85"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Mittal, M.; Iwendi, C. A survey on energy-aware wireless sensor routing protocols. </w:t>
      </w:r>
      <w:r w:rsidRPr="007F1A6F">
        <w:rPr>
          <w:rFonts w:ascii="Palatino Linotype" w:hAnsi="Palatino Linotype"/>
          <w:i/>
          <w:iCs/>
          <w:noProof/>
          <w:sz w:val="18"/>
          <w:szCs w:val="18"/>
        </w:rPr>
        <w:t>EAI Endorsed Trans. Energy Web</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2019</w:t>
      </w:r>
      <w:r w:rsidRPr="007F1A6F">
        <w:rPr>
          <w:rFonts w:ascii="Palatino Linotype" w:hAnsi="Palatino Linotype"/>
          <w:noProof/>
          <w:sz w:val="18"/>
          <w:szCs w:val="18"/>
        </w:rPr>
        <w:t xml:space="preserve">, </w:t>
      </w:r>
      <w:r w:rsidRPr="007F1A6F">
        <w:rPr>
          <w:rFonts w:ascii="Palatino Linotype" w:hAnsi="Palatino Linotype"/>
          <w:i/>
          <w:iCs/>
          <w:noProof/>
          <w:sz w:val="18"/>
          <w:szCs w:val="18"/>
        </w:rPr>
        <w:t>6</w:t>
      </w:r>
      <w:r w:rsidRPr="007F1A6F">
        <w:rPr>
          <w:rFonts w:ascii="Palatino Linotype" w:hAnsi="Palatino Linotype"/>
          <w:iCs/>
          <w:noProof/>
          <w:sz w:val="18"/>
          <w:szCs w:val="18"/>
        </w:rPr>
        <w:t>, doi:10.4108/eai.11-6-2019.160835</w:t>
      </w:r>
      <w:r w:rsidRPr="007F1A6F">
        <w:rPr>
          <w:rFonts w:ascii="Palatino Linotype" w:hAnsi="Palatino Linotype"/>
          <w:noProof/>
          <w:sz w:val="18"/>
          <w:szCs w:val="18"/>
        </w:rPr>
        <w:t>.</w:t>
      </w:r>
    </w:p>
    <w:p w14:paraId="76987037"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Clausen, T.; Yi, J.; Herberg, U. Lightweight on-demand ad hoc distance-vector routing-next generation (LOADng): Protocol, extension, and applicability. </w:t>
      </w:r>
      <w:r w:rsidRPr="007F1A6F">
        <w:rPr>
          <w:rFonts w:ascii="Palatino Linotype" w:hAnsi="Palatino Linotype"/>
          <w:i/>
          <w:iCs/>
          <w:noProof/>
          <w:sz w:val="18"/>
          <w:szCs w:val="18"/>
        </w:rPr>
        <w:t xml:space="preserve">Comput. Netw. </w:t>
      </w:r>
      <w:r w:rsidRPr="007F1A6F">
        <w:rPr>
          <w:rFonts w:ascii="Palatino Linotype" w:hAnsi="Palatino Linotype"/>
          <w:b/>
          <w:bCs/>
          <w:noProof/>
          <w:sz w:val="18"/>
          <w:szCs w:val="18"/>
        </w:rPr>
        <w:t>2017</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126</w:t>
      </w:r>
      <w:r w:rsidRPr="007F1A6F">
        <w:rPr>
          <w:rFonts w:ascii="Palatino Linotype" w:hAnsi="Palatino Linotype"/>
          <w:bCs/>
          <w:noProof/>
          <w:sz w:val="18"/>
          <w:szCs w:val="18"/>
        </w:rPr>
        <w:t>, 125–140</w:t>
      </w:r>
      <w:r w:rsidRPr="007F1A6F">
        <w:rPr>
          <w:rFonts w:ascii="Palatino Linotype" w:hAnsi="Palatino Linotype"/>
          <w:noProof/>
          <w:sz w:val="18"/>
          <w:szCs w:val="18"/>
        </w:rPr>
        <w:t>.</w:t>
      </w:r>
    </w:p>
    <w:p w14:paraId="5115D335"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Nguyen, T.T.; Oh, H. Constructing an optimally balanced tree to maximize data throughput with multiple channels. </w:t>
      </w:r>
      <w:r w:rsidRPr="007F1A6F">
        <w:rPr>
          <w:rFonts w:ascii="Palatino Linotype" w:hAnsi="Palatino Linotype"/>
          <w:i/>
          <w:iCs/>
          <w:noProof/>
          <w:sz w:val="18"/>
          <w:szCs w:val="18"/>
        </w:rPr>
        <w:t xml:space="preserve">Wirel. Netw. </w:t>
      </w:r>
      <w:r w:rsidRPr="007F1A6F">
        <w:rPr>
          <w:rFonts w:ascii="Palatino Linotype" w:hAnsi="Palatino Linotype"/>
          <w:b/>
          <w:bCs/>
          <w:noProof/>
          <w:sz w:val="18"/>
          <w:szCs w:val="18"/>
        </w:rPr>
        <w:t>2018</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24</w:t>
      </w:r>
      <w:r w:rsidRPr="007F1A6F">
        <w:rPr>
          <w:rFonts w:ascii="Palatino Linotype" w:hAnsi="Palatino Linotype"/>
          <w:bCs/>
          <w:noProof/>
          <w:sz w:val="18"/>
          <w:szCs w:val="18"/>
        </w:rPr>
        <w:t>, 993–1005</w:t>
      </w:r>
      <w:r w:rsidRPr="007F1A6F">
        <w:rPr>
          <w:rFonts w:ascii="Palatino Linotype" w:hAnsi="Palatino Linotype"/>
          <w:noProof/>
          <w:sz w:val="18"/>
          <w:szCs w:val="18"/>
        </w:rPr>
        <w:t>.</w:t>
      </w:r>
    </w:p>
    <w:p w14:paraId="4D548161"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Noda, C.; Prabh, S.; Alves, M.; Boano, C.A.; Voigt, T. Quantifying the channel quality for interference-aware wireless sensor networks. </w:t>
      </w:r>
      <w:r w:rsidRPr="007F1A6F">
        <w:rPr>
          <w:rFonts w:ascii="Palatino Linotype" w:hAnsi="Palatino Linotype"/>
          <w:i/>
          <w:iCs/>
          <w:noProof/>
          <w:sz w:val="18"/>
          <w:szCs w:val="18"/>
        </w:rPr>
        <w:t>ACM SIGBED Rev.</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2011</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8</w:t>
      </w:r>
      <w:r w:rsidRPr="007F1A6F">
        <w:rPr>
          <w:rFonts w:ascii="Palatino Linotype" w:hAnsi="Palatino Linotype"/>
          <w:bCs/>
          <w:noProof/>
          <w:sz w:val="18"/>
          <w:szCs w:val="18"/>
        </w:rPr>
        <w:t>, 43–48</w:t>
      </w:r>
      <w:r w:rsidRPr="007F1A6F">
        <w:rPr>
          <w:rFonts w:ascii="Palatino Linotype" w:hAnsi="Palatino Linotype"/>
          <w:noProof/>
          <w:sz w:val="18"/>
          <w:szCs w:val="18"/>
        </w:rPr>
        <w:t>.</w:t>
      </w:r>
    </w:p>
    <w:p w14:paraId="3DF43A02"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Audéoud, H.-J.; Heusse, M. Quick and efficient link quality estimation in wireless sensors networks. In Proceedings of the 2018 14th Annual Conference on Wireless On-demand Network Systems and Services (WONS), </w:t>
      </w:r>
      <w:commentRangeStart w:id="245"/>
      <w:r w:rsidRPr="007F1A6F">
        <w:rPr>
          <w:rFonts w:ascii="Palatino Linotype" w:hAnsi="Palatino Linotype"/>
          <w:noProof/>
          <w:sz w:val="18"/>
          <w:szCs w:val="18"/>
          <w:highlight w:val="yellow"/>
        </w:rPr>
        <w:t xml:space="preserve">Isola, France, 6–8 February </w:t>
      </w:r>
      <w:commentRangeEnd w:id="245"/>
      <w:r w:rsidRPr="007F1A6F">
        <w:rPr>
          <w:rStyle w:val="CommentReference"/>
          <w:rFonts w:ascii="Palatino Linotype" w:hAnsi="Palatino Linotype"/>
          <w:sz w:val="18"/>
          <w:szCs w:val="18"/>
        </w:rPr>
        <w:commentReference w:id="245"/>
      </w:r>
      <w:r w:rsidRPr="007F1A6F">
        <w:rPr>
          <w:rFonts w:ascii="Palatino Linotype" w:hAnsi="Palatino Linotype"/>
          <w:noProof/>
          <w:sz w:val="18"/>
          <w:szCs w:val="18"/>
        </w:rPr>
        <w:t>2018; pp. 87–90.</w:t>
      </w:r>
    </w:p>
    <w:p w14:paraId="5D623B69"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Eskola, M.; Heikkilä, T. Classification of radio channel disturbances for industrial wireless sensor networks. </w:t>
      </w:r>
      <w:r w:rsidRPr="007F1A6F">
        <w:rPr>
          <w:rFonts w:ascii="Palatino Linotype" w:hAnsi="Palatino Linotype"/>
          <w:i/>
          <w:iCs/>
          <w:noProof/>
          <w:sz w:val="18"/>
          <w:szCs w:val="18"/>
        </w:rPr>
        <w:t xml:space="preserve">Ad Hoc Netw. </w:t>
      </w:r>
      <w:r w:rsidRPr="007F1A6F">
        <w:rPr>
          <w:rFonts w:ascii="Palatino Linotype" w:hAnsi="Palatino Linotype"/>
          <w:b/>
          <w:bCs/>
          <w:noProof/>
          <w:sz w:val="18"/>
          <w:szCs w:val="18"/>
        </w:rPr>
        <w:t>2016</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42</w:t>
      </w:r>
      <w:r w:rsidRPr="007F1A6F">
        <w:rPr>
          <w:rFonts w:ascii="Palatino Linotype" w:hAnsi="Palatino Linotype"/>
          <w:bCs/>
          <w:noProof/>
          <w:sz w:val="18"/>
          <w:szCs w:val="18"/>
        </w:rPr>
        <w:t>, 19–33</w:t>
      </w:r>
      <w:r w:rsidRPr="007F1A6F">
        <w:rPr>
          <w:rFonts w:ascii="Palatino Linotype" w:hAnsi="Palatino Linotype"/>
          <w:noProof/>
          <w:sz w:val="18"/>
          <w:szCs w:val="18"/>
        </w:rPr>
        <w:t>.</w:t>
      </w:r>
    </w:p>
    <w:p w14:paraId="1C8E1F70"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Gomes, R.D.; Queiroz, D.V.; Lima Filho, A.C.; Fonseca, I.E.; Alencar, M.S. Real-time link quality estimation for industrial wireless sensor networks using dedicated nodes. </w:t>
      </w:r>
      <w:r w:rsidRPr="007F1A6F">
        <w:rPr>
          <w:rFonts w:ascii="Palatino Linotype" w:hAnsi="Palatino Linotype"/>
          <w:i/>
          <w:iCs/>
          <w:noProof/>
          <w:sz w:val="18"/>
          <w:szCs w:val="18"/>
        </w:rPr>
        <w:t xml:space="preserve">Ad Hoc Netw. </w:t>
      </w:r>
      <w:r w:rsidRPr="007F1A6F">
        <w:rPr>
          <w:rFonts w:ascii="Palatino Linotype" w:hAnsi="Palatino Linotype"/>
          <w:b/>
          <w:bCs/>
          <w:noProof/>
          <w:sz w:val="18"/>
          <w:szCs w:val="18"/>
        </w:rPr>
        <w:t>2017</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59</w:t>
      </w:r>
      <w:r w:rsidRPr="007F1A6F">
        <w:rPr>
          <w:rFonts w:ascii="Palatino Linotype" w:hAnsi="Palatino Linotype"/>
          <w:bCs/>
          <w:noProof/>
          <w:sz w:val="18"/>
          <w:szCs w:val="18"/>
        </w:rPr>
        <w:t>, 116–133</w:t>
      </w:r>
      <w:r w:rsidRPr="007F1A6F">
        <w:rPr>
          <w:rFonts w:ascii="Palatino Linotype" w:hAnsi="Palatino Linotype"/>
          <w:noProof/>
          <w:sz w:val="18"/>
          <w:szCs w:val="18"/>
        </w:rPr>
        <w:t>.</w:t>
      </w:r>
    </w:p>
    <w:p w14:paraId="1358BB92"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Kirubasri, G.; Maheswari, N.U. A study on hardware and software link quality metrics for wireless multimedia sensor networks. </w:t>
      </w:r>
      <w:r w:rsidRPr="007F1A6F">
        <w:rPr>
          <w:rFonts w:ascii="Palatino Linotype" w:hAnsi="Palatino Linotype"/>
          <w:i/>
          <w:iCs/>
          <w:noProof/>
          <w:sz w:val="18"/>
          <w:szCs w:val="18"/>
        </w:rPr>
        <w:t>Int. J. Adv. Netw. Appl.</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2016</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8</w:t>
      </w:r>
      <w:r w:rsidRPr="007F1A6F">
        <w:rPr>
          <w:rFonts w:ascii="Palatino Linotype" w:hAnsi="Palatino Linotype"/>
          <w:bCs/>
          <w:noProof/>
          <w:sz w:val="18"/>
          <w:szCs w:val="18"/>
        </w:rPr>
        <w:t>, 3103</w:t>
      </w:r>
      <w:r w:rsidRPr="007F1A6F">
        <w:rPr>
          <w:rFonts w:ascii="Palatino Linotype" w:hAnsi="Palatino Linotype"/>
          <w:noProof/>
          <w:sz w:val="18"/>
          <w:szCs w:val="18"/>
        </w:rPr>
        <w:t>.</w:t>
      </w:r>
    </w:p>
    <w:p w14:paraId="4E208623"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Woo, A.; Culler, D.E. </w:t>
      </w:r>
      <w:r w:rsidRPr="007F1A6F">
        <w:rPr>
          <w:rFonts w:ascii="Palatino Linotype" w:hAnsi="Palatino Linotype"/>
          <w:i/>
          <w:iCs/>
          <w:noProof/>
          <w:sz w:val="18"/>
          <w:szCs w:val="18"/>
        </w:rPr>
        <w:t>Evaluation of Efficient Link Reliability Estimators for Low-Power Wireless Networks</w:t>
      </w:r>
      <w:r w:rsidRPr="007F1A6F">
        <w:rPr>
          <w:rFonts w:ascii="Palatino Linotype" w:hAnsi="Palatino Linotype"/>
          <w:noProof/>
          <w:sz w:val="18"/>
          <w:szCs w:val="18"/>
        </w:rPr>
        <w:t>; Computer Science Division, University of California: Oakland, CA, USA, 2003.</w:t>
      </w:r>
    </w:p>
    <w:p w14:paraId="50C6CC19"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De Couto, D.S.J.; Aguayo, D.; Bicket, J.; Morris, R. A high-throughput path metric for multi-hop wireless routing. In Proceedings of the 9th Annual International Conference on Mobile Computing and Networking, </w:t>
      </w:r>
      <w:commentRangeStart w:id="246"/>
      <w:r w:rsidRPr="007F1A6F">
        <w:rPr>
          <w:rStyle w:val="acopre"/>
          <w:rFonts w:ascii="Palatino Linotype" w:hAnsi="Palatino Linotype"/>
          <w:sz w:val="18"/>
          <w:szCs w:val="18"/>
          <w:highlight w:val="yellow"/>
        </w:rPr>
        <w:t>14–19 September 2003</w:t>
      </w:r>
      <w:commentRangeEnd w:id="246"/>
      <w:r w:rsidRPr="007F1A6F">
        <w:rPr>
          <w:rStyle w:val="CommentReference"/>
          <w:rFonts w:ascii="Palatino Linotype" w:hAnsi="Palatino Linotype"/>
          <w:sz w:val="18"/>
          <w:szCs w:val="18"/>
        </w:rPr>
        <w:commentReference w:id="246"/>
      </w:r>
      <w:r w:rsidRPr="007F1A6F">
        <w:rPr>
          <w:rFonts w:ascii="Palatino Linotype" w:hAnsi="Palatino Linotype"/>
          <w:noProof/>
          <w:sz w:val="18"/>
          <w:szCs w:val="18"/>
        </w:rPr>
        <w:t>; pp. 134–146.</w:t>
      </w:r>
    </w:p>
    <w:p w14:paraId="7590BDAF"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Koksal, C.E.; Balakrishnan, H. Quality-aware routing metrics for time-varying wireless mesh networks. </w:t>
      </w:r>
      <w:r w:rsidRPr="007F1A6F">
        <w:rPr>
          <w:rFonts w:ascii="Palatino Linotype" w:hAnsi="Palatino Linotype"/>
          <w:i/>
          <w:iCs/>
          <w:noProof/>
          <w:sz w:val="18"/>
          <w:szCs w:val="18"/>
        </w:rPr>
        <w:t>IEEE J. Sel. Areas Commun.</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2006</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24</w:t>
      </w:r>
      <w:r w:rsidRPr="007F1A6F">
        <w:rPr>
          <w:rFonts w:ascii="Palatino Linotype" w:hAnsi="Palatino Linotype"/>
          <w:bCs/>
          <w:noProof/>
          <w:sz w:val="18"/>
          <w:szCs w:val="18"/>
        </w:rPr>
        <w:t>, 1984–1994</w:t>
      </w:r>
      <w:r w:rsidRPr="007F1A6F">
        <w:rPr>
          <w:rFonts w:ascii="Palatino Linotype" w:hAnsi="Palatino Linotype"/>
          <w:noProof/>
          <w:sz w:val="18"/>
          <w:szCs w:val="18"/>
        </w:rPr>
        <w:t>.</w:t>
      </w:r>
    </w:p>
    <w:p w14:paraId="4CC9E446"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Fonseca, R.; Gnawali, O.; Jamieson, K.; Levis, P. Four-bit wireless link estimation. In Proceedings of the HotNets, </w:t>
      </w:r>
      <w:commentRangeStart w:id="247"/>
      <w:r w:rsidRPr="007F1A6F">
        <w:rPr>
          <w:rFonts w:ascii="Palatino Linotype" w:hAnsi="Palatino Linotype"/>
          <w:noProof/>
          <w:sz w:val="18"/>
          <w:szCs w:val="18"/>
          <w:highlight w:val="yellow"/>
        </w:rPr>
        <w:t>Atlanta, GA, USA, 14–15 November 2007</w:t>
      </w:r>
      <w:commentRangeEnd w:id="247"/>
      <w:r w:rsidRPr="007F1A6F">
        <w:rPr>
          <w:rStyle w:val="CommentReference"/>
          <w:rFonts w:ascii="Palatino Linotype" w:hAnsi="Palatino Linotype"/>
          <w:sz w:val="18"/>
          <w:szCs w:val="18"/>
        </w:rPr>
        <w:commentReference w:id="247"/>
      </w:r>
      <w:r w:rsidRPr="007F1A6F">
        <w:rPr>
          <w:rFonts w:ascii="Palatino Linotype" w:hAnsi="Palatino Linotype"/>
          <w:noProof/>
          <w:sz w:val="18"/>
          <w:szCs w:val="18"/>
        </w:rPr>
        <w:t>.</w:t>
      </w:r>
    </w:p>
    <w:p w14:paraId="78473B73"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Gungor, V.C.; Korkmaz, M.K. Wireless link-quality estimation in smart grid environments. </w:t>
      </w:r>
      <w:r w:rsidRPr="007F1A6F">
        <w:rPr>
          <w:rFonts w:ascii="Palatino Linotype" w:hAnsi="Palatino Linotype"/>
          <w:i/>
          <w:iCs/>
          <w:noProof/>
          <w:sz w:val="18"/>
          <w:szCs w:val="18"/>
        </w:rPr>
        <w:t>Int. J. Distrib. Sens. Netw</w:t>
      </w:r>
      <w:r>
        <w:rPr>
          <w:rFonts w:ascii="Palatino Linotype" w:hAnsi="Palatino Linotype"/>
          <w:i/>
          <w:iCs/>
          <w:noProof/>
          <w:sz w:val="18"/>
          <w:szCs w:val="18"/>
        </w:rPr>
        <w:t>.</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2012</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8</w:t>
      </w:r>
      <w:r w:rsidRPr="007F1A6F">
        <w:rPr>
          <w:rFonts w:ascii="Palatino Linotype" w:hAnsi="Palatino Linotype"/>
          <w:bCs/>
          <w:noProof/>
          <w:sz w:val="18"/>
          <w:szCs w:val="18"/>
        </w:rPr>
        <w:t>, 214068</w:t>
      </w:r>
      <w:r w:rsidRPr="007F1A6F">
        <w:rPr>
          <w:rFonts w:ascii="Palatino Linotype" w:hAnsi="Palatino Linotype"/>
          <w:noProof/>
          <w:sz w:val="18"/>
          <w:szCs w:val="18"/>
        </w:rPr>
        <w:t>.</w:t>
      </w:r>
    </w:p>
    <w:p w14:paraId="5FC0ABCD"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Kaneko, H.; Funatsu, K. Application of online support vector regression for soft sensors. </w:t>
      </w:r>
      <w:r w:rsidRPr="007F1A6F">
        <w:rPr>
          <w:rFonts w:ascii="Palatino Linotype" w:hAnsi="Palatino Linotype"/>
          <w:i/>
          <w:iCs/>
          <w:noProof/>
          <w:sz w:val="18"/>
          <w:szCs w:val="18"/>
        </w:rPr>
        <w:t>AIChE J.</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2014</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60</w:t>
      </w:r>
      <w:r w:rsidRPr="007F1A6F">
        <w:rPr>
          <w:rFonts w:ascii="Palatino Linotype" w:hAnsi="Palatino Linotype"/>
          <w:bCs/>
          <w:noProof/>
          <w:sz w:val="18"/>
          <w:szCs w:val="18"/>
        </w:rPr>
        <w:t>, 600–612</w:t>
      </w:r>
      <w:r w:rsidRPr="007F1A6F">
        <w:rPr>
          <w:rFonts w:ascii="Palatino Linotype" w:hAnsi="Palatino Linotype"/>
          <w:noProof/>
          <w:sz w:val="18"/>
          <w:szCs w:val="18"/>
        </w:rPr>
        <w:t>.</w:t>
      </w:r>
    </w:p>
    <w:p w14:paraId="7D8BCF94"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Fortuna, L.; Giannone, P.; Graziani, S.; Xibilia, M.G. Virtual Instruments Based on Stacked Neural Networks to Improve Product Quality Monitoring in a Refinery. </w:t>
      </w:r>
      <w:r w:rsidRPr="007F1A6F">
        <w:rPr>
          <w:rFonts w:ascii="Palatino Linotype" w:hAnsi="Palatino Linotype"/>
          <w:i/>
          <w:iCs/>
          <w:noProof/>
          <w:sz w:val="18"/>
          <w:szCs w:val="18"/>
        </w:rPr>
        <w:t>IEEE Trans. Instrum. Meas.</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2007</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56</w:t>
      </w:r>
      <w:r w:rsidRPr="007F1A6F">
        <w:rPr>
          <w:rFonts w:ascii="Palatino Linotype" w:hAnsi="Palatino Linotype"/>
          <w:bCs/>
          <w:noProof/>
          <w:sz w:val="18"/>
          <w:szCs w:val="18"/>
        </w:rPr>
        <w:t>, 95–101</w:t>
      </w:r>
      <w:r w:rsidRPr="007F1A6F">
        <w:rPr>
          <w:rFonts w:ascii="Palatino Linotype" w:hAnsi="Palatino Linotype"/>
          <w:noProof/>
          <w:sz w:val="18"/>
          <w:szCs w:val="18"/>
        </w:rPr>
        <w:t>.</w:t>
      </w:r>
    </w:p>
    <w:p w14:paraId="77A7677C"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Srinivasan, K.; Kazandjieva, M.A.; Agarwal, S.; Levis, P. The β-factor: Measuring wireless link burstiness. In Proceedings of the 6th ACM Conference on Embedded Network Sensor Systems, </w:t>
      </w:r>
      <w:commentRangeStart w:id="248"/>
      <w:r w:rsidRPr="007F1A6F">
        <w:rPr>
          <w:rFonts w:ascii="Palatino Linotype" w:hAnsi="Palatino Linotype"/>
          <w:noProof/>
          <w:sz w:val="18"/>
          <w:szCs w:val="18"/>
          <w:highlight w:val="yellow"/>
        </w:rPr>
        <w:t xml:space="preserve">Raleigh, NC, USA, 5–7 November </w:t>
      </w:r>
      <w:commentRangeEnd w:id="248"/>
      <w:r w:rsidRPr="007F1A6F">
        <w:rPr>
          <w:rStyle w:val="CommentReference"/>
          <w:rFonts w:ascii="Palatino Linotype" w:hAnsi="Palatino Linotype"/>
          <w:sz w:val="18"/>
          <w:szCs w:val="18"/>
        </w:rPr>
        <w:commentReference w:id="248"/>
      </w:r>
      <w:r w:rsidRPr="007F1A6F">
        <w:rPr>
          <w:rFonts w:ascii="Palatino Linotype" w:hAnsi="Palatino Linotype"/>
          <w:noProof/>
          <w:sz w:val="18"/>
          <w:szCs w:val="18"/>
        </w:rPr>
        <w:t>2008; pp. 29–42.</w:t>
      </w:r>
    </w:p>
    <w:p w14:paraId="6C39F0A9" w14:textId="520F0FAB"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Munir, S.; Lin, S.; Hoque, E.; Nirjon, S.M.S.; Stankovic, J.A.; Whitehouse, K. Addressing burstiness for reliable communication and latency bound generation in wireless sensor networks. In Proceedings of the </w:t>
      </w:r>
      <w:r w:rsidRPr="007F1A6F">
        <w:rPr>
          <w:rFonts w:ascii="Palatino Linotype" w:hAnsi="Palatino Linotype"/>
          <w:noProof/>
          <w:sz w:val="18"/>
          <w:szCs w:val="18"/>
        </w:rPr>
        <w:lastRenderedPageBreak/>
        <w:t xml:space="preserve">9th ACM/IEEE International Conference on Information Processing in Sensor Networks, </w:t>
      </w:r>
      <w:commentRangeStart w:id="249"/>
      <w:r w:rsidRPr="007F1A6F">
        <w:rPr>
          <w:rFonts w:ascii="Palatino Linotype" w:hAnsi="Palatino Linotype"/>
          <w:noProof/>
          <w:sz w:val="18"/>
          <w:szCs w:val="18"/>
          <w:highlight w:val="yellow"/>
        </w:rPr>
        <w:t>Stockholm, Sweden, 12–16 A</w:t>
      </w:r>
      <w:ins w:id="250" w:author="Microsoft Office User" w:date="2020-12-04T17:35:00Z">
        <w:r w:rsidR="008470E9">
          <w:rPr>
            <w:rFonts w:ascii="Palatino Linotype" w:hAnsi="Palatino Linotype"/>
            <w:noProof/>
            <w:sz w:val="18"/>
            <w:szCs w:val="18"/>
            <w:highlight w:val="yellow"/>
          </w:rPr>
          <w:t>p</w:t>
        </w:r>
      </w:ins>
      <w:r w:rsidRPr="007F1A6F">
        <w:rPr>
          <w:rFonts w:ascii="Palatino Linotype" w:hAnsi="Palatino Linotype"/>
          <w:noProof/>
          <w:sz w:val="18"/>
          <w:szCs w:val="18"/>
          <w:highlight w:val="yellow"/>
        </w:rPr>
        <w:t xml:space="preserve">ril </w:t>
      </w:r>
      <w:commentRangeEnd w:id="249"/>
      <w:r w:rsidRPr="007F1A6F">
        <w:rPr>
          <w:rStyle w:val="CommentReference"/>
          <w:rFonts w:ascii="Palatino Linotype" w:hAnsi="Palatino Linotype"/>
          <w:sz w:val="18"/>
          <w:szCs w:val="18"/>
        </w:rPr>
        <w:commentReference w:id="249"/>
      </w:r>
      <w:r w:rsidRPr="007F1A6F">
        <w:rPr>
          <w:rFonts w:ascii="Palatino Linotype" w:hAnsi="Palatino Linotype"/>
          <w:noProof/>
          <w:sz w:val="18"/>
          <w:szCs w:val="18"/>
        </w:rPr>
        <w:t>2010; pp. 303–314.</w:t>
      </w:r>
    </w:p>
    <w:p w14:paraId="05D283E7" w14:textId="77777777" w:rsidR="009841F9" w:rsidRPr="007F1A6F" w:rsidRDefault="009841F9" w:rsidP="009841F9">
      <w:pPr>
        <w:pStyle w:val="ListParagraph"/>
        <w:numPr>
          <w:ilvl w:val="0"/>
          <w:numId w:val="7"/>
        </w:numPr>
        <w:overflowPunct/>
        <w:autoSpaceDE/>
        <w:autoSpaceDN/>
        <w:snapToGrid w:val="0"/>
        <w:spacing w:line="260" w:lineRule="atLeast"/>
        <w:ind w:left="425" w:hanging="425"/>
        <w:textAlignment w:val="auto"/>
        <w:rPr>
          <w:rFonts w:ascii="Palatino Linotype" w:hAnsi="Palatino Linotype"/>
          <w:noProof/>
          <w:sz w:val="18"/>
          <w:szCs w:val="18"/>
        </w:rPr>
      </w:pPr>
      <w:r w:rsidRPr="007F1A6F">
        <w:rPr>
          <w:rFonts w:ascii="Palatino Linotype" w:hAnsi="Palatino Linotype"/>
          <w:noProof/>
          <w:sz w:val="18"/>
          <w:szCs w:val="18"/>
        </w:rPr>
        <w:t xml:space="preserve">Darbandi, A.; Kim, M.K. Path collision-aware real-time link scheduling for TSCH wireless networks. </w:t>
      </w:r>
      <w:r w:rsidRPr="007F1A6F">
        <w:rPr>
          <w:rFonts w:ascii="Palatino Linotype" w:hAnsi="Palatino Linotype"/>
          <w:i/>
          <w:iCs/>
          <w:noProof/>
          <w:sz w:val="18"/>
          <w:szCs w:val="18"/>
        </w:rPr>
        <w:t>KSII Trans. Internet Inf. Syst.</w:t>
      </w:r>
      <w:r w:rsidRPr="007F1A6F">
        <w:rPr>
          <w:rFonts w:ascii="Palatino Linotype" w:hAnsi="Palatino Linotype"/>
          <w:noProof/>
          <w:sz w:val="18"/>
          <w:szCs w:val="18"/>
        </w:rPr>
        <w:t xml:space="preserve"> </w:t>
      </w:r>
      <w:r w:rsidRPr="007F1A6F">
        <w:rPr>
          <w:rFonts w:ascii="Palatino Linotype" w:hAnsi="Palatino Linotype"/>
          <w:b/>
          <w:bCs/>
          <w:noProof/>
          <w:sz w:val="18"/>
          <w:szCs w:val="18"/>
        </w:rPr>
        <w:t>2019</w:t>
      </w:r>
      <w:r w:rsidRPr="007F1A6F">
        <w:rPr>
          <w:rFonts w:ascii="Palatino Linotype" w:hAnsi="Palatino Linotype"/>
          <w:bCs/>
          <w:noProof/>
          <w:sz w:val="18"/>
          <w:szCs w:val="18"/>
        </w:rPr>
        <w:t xml:space="preserve">, </w:t>
      </w:r>
      <w:r w:rsidRPr="007F1A6F">
        <w:rPr>
          <w:rFonts w:ascii="Palatino Linotype" w:hAnsi="Palatino Linotype"/>
          <w:bCs/>
          <w:i/>
          <w:noProof/>
          <w:sz w:val="18"/>
          <w:szCs w:val="18"/>
        </w:rPr>
        <w:t>13</w:t>
      </w:r>
      <w:r w:rsidRPr="007F1A6F">
        <w:rPr>
          <w:rFonts w:ascii="Palatino Linotype" w:hAnsi="Palatino Linotype"/>
          <w:bCs/>
          <w:noProof/>
          <w:sz w:val="18"/>
          <w:szCs w:val="18"/>
        </w:rPr>
        <w:t>, 4429–4445</w:t>
      </w:r>
      <w:r w:rsidRPr="007F1A6F">
        <w:rPr>
          <w:rFonts w:ascii="Palatino Linotype" w:hAnsi="Palatino Linotype"/>
          <w:noProof/>
          <w:sz w:val="18"/>
          <w:szCs w:val="18"/>
        </w:rPr>
        <w:t>.</w:t>
      </w:r>
    </w:p>
    <w:bookmarkEnd w:id="243"/>
    <w:bookmarkEnd w:id="244"/>
    <w:p w14:paraId="781AD5CF" w14:textId="77777777" w:rsidR="009841F9" w:rsidRPr="00460988" w:rsidRDefault="009841F9" w:rsidP="009841F9">
      <w:pPr>
        <w:pStyle w:val="MDPI74PublishersNote"/>
        <w:spacing w:line="260" w:lineRule="atLeast"/>
        <w:jc w:val="both"/>
      </w:pPr>
      <w:r w:rsidRPr="00460988">
        <w:rPr>
          <w:b/>
        </w:rPr>
        <w:t>Publisher’s Note:</w:t>
      </w:r>
      <w:r w:rsidRPr="00460988">
        <w:t xml:space="preserve"> MDPI stays neutral with regard to jurisdictional claims in published maps and institutional affiliations.</w:t>
      </w:r>
    </w:p>
    <w:tbl>
      <w:tblPr>
        <w:tblW w:w="0" w:type="auto"/>
        <w:jc w:val="center"/>
        <w:tblLook w:val="04A0" w:firstRow="1" w:lastRow="0" w:firstColumn="1" w:lastColumn="0" w:noHBand="0" w:noVBand="1"/>
      </w:tblPr>
      <w:tblGrid>
        <w:gridCol w:w="1706"/>
        <w:gridCol w:w="7149"/>
      </w:tblGrid>
      <w:tr w:rsidR="009841F9" w:rsidRPr="00460988" w14:paraId="4999BB07" w14:textId="77777777" w:rsidTr="00595EA1">
        <w:trPr>
          <w:jc w:val="center"/>
        </w:trPr>
        <w:tc>
          <w:tcPr>
            <w:tcW w:w="0" w:type="auto"/>
            <w:shd w:val="clear" w:color="auto" w:fill="auto"/>
            <w:vAlign w:val="center"/>
          </w:tcPr>
          <w:p w14:paraId="38895C70" w14:textId="77777777" w:rsidR="009841F9" w:rsidRPr="00460988" w:rsidRDefault="009841F9" w:rsidP="00595EA1">
            <w:pPr>
              <w:pStyle w:val="MDPI71References"/>
              <w:numPr>
                <w:ilvl w:val="0"/>
                <w:numId w:val="0"/>
              </w:numPr>
              <w:ind w:left="-85"/>
              <w:rPr>
                <w:rFonts w:eastAsia="SimSun"/>
                <w:bCs/>
              </w:rPr>
            </w:pPr>
            <w:r w:rsidRPr="00460988">
              <w:rPr>
                <w:rFonts w:eastAsia="SimSun"/>
                <w:bCs/>
                <w:noProof/>
                <w:lang w:eastAsia="ko-KR" w:bidi="ar-SA"/>
              </w:rPr>
              <w:drawing>
                <wp:inline distT="0" distB="0" distL="0" distR="0" wp14:anchorId="4E1D161E" wp14:editId="4CE6528A">
                  <wp:extent cx="1000125"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0125" cy="361950"/>
                          </a:xfrm>
                          <a:prstGeom prst="rect">
                            <a:avLst/>
                          </a:prstGeom>
                          <a:noFill/>
                          <a:ln>
                            <a:noFill/>
                          </a:ln>
                        </pic:spPr>
                      </pic:pic>
                    </a:graphicData>
                  </a:graphic>
                </wp:inline>
              </w:drawing>
            </w:r>
          </w:p>
        </w:tc>
        <w:tc>
          <w:tcPr>
            <w:tcW w:w="7149" w:type="dxa"/>
            <w:shd w:val="clear" w:color="auto" w:fill="auto"/>
            <w:vAlign w:val="center"/>
          </w:tcPr>
          <w:p w14:paraId="08AC0072" w14:textId="77777777" w:rsidR="009841F9" w:rsidRPr="00460988" w:rsidRDefault="009841F9" w:rsidP="00595EA1">
            <w:pPr>
              <w:pStyle w:val="MDPI71References"/>
              <w:numPr>
                <w:ilvl w:val="0"/>
                <w:numId w:val="0"/>
              </w:numPr>
              <w:ind w:left="-85"/>
              <w:rPr>
                <w:rFonts w:eastAsia="SimSun"/>
                <w:bCs/>
              </w:rPr>
            </w:pPr>
            <w:r w:rsidRPr="00460988">
              <w:rPr>
                <w:rFonts w:eastAsia="SimSun"/>
                <w:bCs/>
              </w:rPr>
              <w:t>© 2020 by the authors. Submitted for possible open access publication under the terms and conditions of the Creative Commons Attribution (CC BY) license (http://creativecommons.org/licenses/by/4.0/).</w:t>
            </w:r>
          </w:p>
        </w:tc>
      </w:tr>
    </w:tbl>
    <w:p w14:paraId="18C9C9A4" w14:textId="77777777" w:rsidR="009841F9" w:rsidRPr="009F359C" w:rsidRDefault="009841F9" w:rsidP="00281AAE">
      <w:pPr>
        <w:pStyle w:val="MDPI64CoI"/>
        <w:rPr>
          <w:szCs w:val="18"/>
          <w:highlight w:val="yellow"/>
        </w:rPr>
      </w:pPr>
    </w:p>
    <w:sectPr w:rsidR="009841F9" w:rsidRPr="009F359C" w:rsidSect="00FD68D3">
      <w:headerReference w:type="even" r:id="rId21"/>
      <w:headerReference w:type="default" r:id="rId22"/>
      <w:footerReference w:type="default" r:id="rId23"/>
      <w:headerReference w:type="first" r:id="rId24"/>
      <w:footerReference w:type="first" r:id="rId25"/>
      <w:pgSz w:w="11906" w:h="16838" w:code="9"/>
      <w:pgMar w:top="1417" w:right="1531" w:bottom="1077" w:left="1531" w:header="1020" w:footer="850" w:gutter="0"/>
      <w:pgNumType w:start="1"/>
      <w:cols w:space="425"/>
      <w:titlePg/>
      <w:docGrid w:type="lines" w:linePitch="326"/>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DPI" w:date="2020-12-04T12:27:00Z" w:initials="M">
    <w:p w14:paraId="69176B5D" w14:textId="77777777" w:rsidR="002A46E3" w:rsidRDefault="002A46E3" w:rsidP="002A46E3">
      <w:pPr>
        <w:rPr>
          <w:rFonts w:ascii="Palatino Linotype" w:eastAsiaTheme="minorEastAsia" w:hAnsi="Palatino Linotype"/>
          <w:lang w:eastAsia="zh-CN"/>
        </w:rPr>
      </w:pPr>
      <w:r>
        <w:rPr>
          <w:rStyle w:val="CommentReference"/>
        </w:rPr>
        <w:annotationRef/>
      </w:r>
      <w:bookmarkStart w:id="1" w:name="OLE_LINK28"/>
      <w:r>
        <w:rPr>
          <w:rFonts w:ascii="Palatino Linotype" w:hAnsi="Palatino Linotype"/>
        </w:rPr>
        <w:t>1. The paper was edited by our English editor, please check the whole text and confirm if your meaning is retained.</w:t>
      </w:r>
    </w:p>
    <w:p w14:paraId="427ECE3D" w14:textId="77777777" w:rsidR="002A46E3" w:rsidRDefault="002A46E3" w:rsidP="002A46E3">
      <w:pPr>
        <w:pStyle w:val="CommentText"/>
        <w:rPr>
          <w:rFonts w:ascii="Palatino Linotype" w:hAnsi="Palatino Linotype"/>
          <w:lang w:eastAsia="de-DE"/>
        </w:rPr>
      </w:pPr>
      <w:r>
        <w:rPr>
          <w:rFonts w:ascii="Palatino Linotype" w:hAnsi="Palatino Linotype"/>
        </w:rPr>
        <w:t xml:space="preserve">2. </w:t>
      </w:r>
      <w:r>
        <w:rPr>
          <w:rFonts w:ascii="Palatino Linotype" w:hAnsi="Palatino Linotype"/>
          <w:color w:val="FF0000"/>
        </w:rPr>
        <w:t>Do not delete any comment</w:t>
      </w:r>
      <w:r>
        <w:rPr>
          <w:rFonts w:ascii="Palatino Linotype" w:hAnsi="Palatino Linotype"/>
        </w:rPr>
        <w:t xml:space="preserve"> we left for you </w:t>
      </w:r>
      <w:bookmarkStart w:id="2" w:name="_Hlk5097360"/>
      <w:r>
        <w:rPr>
          <w:rFonts w:ascii="Palatino Linotype" w:hAnsi="Palatino Linotype"/>
        </w:rPr>
        <w:t xml:space="preserve">and </w:t>
      </w:r>
      <w:r>
        <w:rPr>
          <w:rFonts w:ascii="Palatino Linotype" w:hAnsi="Palatino Linotype"/>
          <w:color w:val="FF0000"/>
        </w:rPr>
        <w:t xml:space="preserve">reply to each comment </w:t>
      </w:r>
      <w:bookmarkEnd w:id="2"/>
      <w:r>
        <w:rPr>
          <w:rFonts w:ascii="Palatino Linotype" w:hAnsi="Palatino Linotype"/>
        </w:rPr>
        <w:t>so that we can understand your meaning clearly.</w:t>
      </w:r>
    </w:p>
    <w:p w14:paraId="15BAD2E1" w14:textId="77777777" w:rsidR="002A46E3" w:rsidRDefault="002A46E3" w:rsidP="002A46E3">
      <w:pPr>
        <w:pStyle w:val="CommentText"/>
        <w:rPr>
          <w:rFonts w:ascii="Palatino Linotype" w:hAnsi="Palatino Linotype"/>
        </w:rPr>
      </w:pPr>
      <w:r>
        <w:rPr>
          <w:rFonts w:ascii="Palatino Linotype" w:hAnsi="Palatino Linotype"/>
        </w:rPr>
        <w:t xml:space="preserve">3. If you need to revise somewhere in your paper, please </w:t>
      </w:r>
      <w:r>
        <w:rPr>
          <w:rFonts w:ascii="Palatino Linotype" w:hAnsi="Palatino Linotype"/>
          <w:color w:val="FF0000"/>
        </w:rPr>
        <w:t>highlight the revisions</w:t>
      </w:r>
      <w:r>
        <w:rPr>
          <w:rFonts w:ascii="Palatino Linotype" w:hAnsi="Palatino Linotype"/>
        </w:rPr>
        <w:t xml:space="preserve"> to make us known.</w:t>
      </w:r>
    </w:p>
    <w:p w14:paraId="3B38B79D" w14:textId="77777777" w:rsidR="002A46E3" w:rsidRDefault="002A46E3" w:rsidP="002A46E3">
      <w:pPr>
        <w:pStyle w:val="CommentText"/>
        <w:snapToGrid w:val="0"/>
        <w:rPr>
          <w:rFonts w:ascii="Palatino Linotype" w:hAnsi="Palatino Linotype"/>
        </w:rPr>
      </w:pPr>
      <w:r>
        <w:rPr>
          <w:rFonts w:ascii="Palatino Linotype" w:hAnsi="Palatino Linotype"/>
        </w:rPr>
        <w:t xml:space="preserve">4. Please finish the proofreading </w:t>
      </w:r>
      <w:r>
        <w:rPr>
          <w:rFonts w:ascii="Palatino Linotype" w:hAnsi="Palatino Linotype"/>
          <w:color w:val="FF0000"/>
        </w:rPr>
        <w:t>based on this version</w:t>
      </w:r>
      <w:r>
        <w:rPr>
          <w:rFonts w:ascii="Palatino Linotype" w:hAnsi="Palatino Linotype"/>
        </w:rPr>
        <w:t>.</w:t>
      </w:r>
    </w:p>
    <w:p w14:paraId="09E8CC84" w14:textId="77777777" w:rsidR="002A46E3" w:rsidRDefault="002A46E3" w:rsidP="002A46E3">
      <w:pPr>
        <w:pStyle w:val="CommentText"/>
        <w:rPr>
          <w:rFonts w:ascii="Palatino Linotype" w:hAnsi="Palatino Linotype"/>
        </w:rPr>
      </w:pPr>
      <w:r>
        <w:rPr>
          <w:rFonts w:ascii="Palatino Linotype" w:hAnsi="Palatino Linotype"/>
        </w:rPr>
        <w:t xml:space="preserve">5. Please make sure that all the </w:t>
      </w:r>
      <w:r>
        <w:rPr>
          <w:rFonts w:ascii="Palatino Linotype" w:hAnsi="Palatino Linotype"/>
          <w:color w:val="FF0000"/>
        </w:rPr>
        <w:t xml:space="preserve">symbols </w:t>
      </w:r>
      <w:r>
        <w:rPr>
          <w:rFonts w:ascii="Palatino Linotype" w:hAnsi="Palatino Linotype"/>
        </w:rPr>
        <w:t xml:space="preserve">in the paper are of the </w:t>
      </w:r>
      <w:r>
        <w:rPr>
          <w:rFonts w:ascii="Palatino Linotype" w:hAnsi="Palatino Linotype"/>
          <w:color w:val="FF0000"/>
        </w:rPr>
        <w:t>same format</w:t>
      </w:r>
      <w:r>
        <w:rPr>
          <w:rFonts w:ascii="Palatino Linotype" w:hAnsi="Palatino Linotype"/>
        </w:rPr>
        <w:t>.</w:t>
      </w:r>
    </w:p>
    <w:p w14:paraId="42FAAC8F" w14:textId="77777777" w:rsidR="002A46E3" w:rsidRDefault="002A46E3" w:rsidP="002A46E3">
      <w:pPr>
        <w:rPr>
          <w:rFonts w:ascii="Palatino Linotype" w:hAnsi="Palatino Linotype"/>
        </w:rPr>
      </w:pPr>
      <w:r>
        <w:rPr>
          <w:rFonts w:ascii="Palatino Linotype" w:hAnsi="Palatino Linotype"/>
        </w:rPr>
        <w:t>(Thank you for your cooperation in advance.)</w:t>
      </w:r>
      <w:bookmarkEnd w:id="1"/>
    </w:p>
    <w:p w14:paraId="4D6E3E95" w14:textId="1963B4B8" w:rsidR="002A46E3" w:rsidRDefault="002A46E3">
      <w:pPr>
        <w:pStyle w:val="CommentText"/>
      </w:pPr>
    </w:p>
  </w:comment>
  <w:comment w:id="3" w:author="MDPI" w:date="2020-12-03T18:12:00Z" w:initials="M">
    <w:p w14:paraId="5BE79F7E" w14:textId="77777777"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Please carefully check the accuracy of names and affiliations. </w:t>
      </w:r>
    </w:p>
  </w:comment>
  <w:comment w:id="18" w:author="User" w:date="2020-12-03T18:12:00Z" w:initials="U">
    <w:p w14:paraId="7F359FA3" w14:textId="02DB070A" w:rsidR="00115436" w:rsidRDefault="00115436">
      <w:pPr>
        <w:pStyle w:val="CommentText"/>
      </w:pPr>
      <w:r>
        <w:rPr>
          <w:rStyle w:val="CommentReference"/>
        </w:rPr>
        <w:annotationRef/>
      </w:r>
      <w:r>
        <w:t xml:space="preserve">Please check that intended meaning is retained. </w:t>
      </w:r>
    </w:p>
    <w:p w14:paraId="7194E481" w14:textId="776E93AF" w:rsidR="00F65329" w:rsidRPr="00F65329" w:rsidRDefault="00F65329" w:rsidP="00F65329">
      <w:pPr>
        <w:pStyle w:val="CommentText"/>
        <w:rPr>
          <w:color w:val="FF0000"/>
        </w:rPr>
      </w:pPr>
      <w:r>
        <w:rPr>
          <w:color w:val="FF0000"/>
        </w:rPr>
        <w:t>Intended meaning is retained.</w:t>
      </w:r>
    </w:p>
  </w:comment>
  <w:comment w:id="23" w:author="User" w:date="2020-12-03T18:12:00Z" w:initials="U">
    <w:p w14:paraId="27A9C980" w14:textId="32D9E944" w:rsidR="00115436" w:rsidRDefault="00115436">
      <w:pPr>
        <w:pStyle w:val="CommentText"/>
      </w:pPr>
      <w:r>
        <w:rPr>
          <w:rStyle w:val="CommentReference"/>
        </w:rPr>
        <w:annotationRef/>
      </w:r>
      <w:r>
        <w:t xml:space="preserve">Please define if appropriate. </w:t>
      </w:r>
    </w:p>
    <w:p w14:paraId="1A82E7C1" w14:textId="3C13040A" w:rsidR="00F65329" w:rsidRPr="00F65329" w:rsidRDefault="00F65329">
      <w:pPr>
        <w:pStyle w:val="CommentText"/>
        <w:rPr>
          <w:color w:val="FF0000"/>
        </w:rPr>
      </w:pPr>
      <w:r w:rsidRPr="00F65329">
        <w:rPr>
          <w:color w:val="FF0000"/>
        </w:rPr>
        <w:t>It is popular abbreviation</w:t>
      </w:r>
      <w:r>
        <w:rPr>
          <w:color w:val="FF0000"/>
        </w:rPr>
        <w:t>.</w:t>
      </w:r>
    </w:p>
  </w:comment>
  <w:comment w:id="31" w:author="User" w:date="2020-12-03T18:12:00Z" w:initials="U">
    <w:p w14:paraId="49C5762D" w14:textId="35D2C3EF" w:rsidR="00115436" w:rsidRDefault="00115436">
      <w:pPr>
        <w:pStyle w:val="CommentText"/>
      </w:pPr>
      <w:r>
        <w:rPr>
          <w:rStyle w:val="CommentReference"/>
        </w:rPr>
        <w:annotationRef/>
      </w:r>
      <w:r>
        <w:t xml:space="preserve">Please check that intended meaning is retained. </w:t>
      </w:r>
    </w:p>
    <w:p w14:paraId="4C406150" w14:textId="67398110" w:rsidR="00F65329" w:rsidRPr="00F65329" w:rsidRDefault="00F65329" w:rsidP="00F65329">
      <w:pPr>
        <w:pStyle w:val="CommentText"/>
        <w:rPr>
          <w:color w:val="FF0000"/>
        </w:rPr>
      </w:pPr>
      <w:r>
        <w:rPr>
          <w:color w:val="FF0000"/>
        </w:rPr>
        <w:t>Intended meaning is retained.</w:t>
      </w:r>
    </w:p>
  </w:comment>
  <w:comment w:id="39" w:author="User" w:date="2020-12-03T18:12:00Z" w:initials="U">
    <w:p w14:paraId="71B37572" w14:textId="098562BE" w:rsidR="00115436" w:rsidRDefault="00115436">
      <w:pPr>
        <w:pStyle w:val="CommentText"/>
      </w:pPr>
      <w:r>
        <w:rPr>
          <w:rStyle w:val="CommentReference"/>
        </w:rPr>
        <w:annotationRef/>
      </w:r>
      <w:r>
        <w:t xml:space="preserve">Please check that intended meaning is retained. </w:t>
      </w:r>
    </w:p>
    <w:p w14:paraId="78E5252D" w14:textId="42DAA676" w:rsidR="00F65329" w:rsidRPr="00F65329" w:rsidRDefault="00F65329" w:rsidP="00F65329">
      <w:pPr>
        <w:pStyle w:val="CommentText"/>
        <w:rPr>
          <w:color w:val="FF0000"/>
        </w:rPr>
      </w:pPr>
      <w:r>
        <w:rPr>
          <w:color w:val="FF0000"/>
        </w:rPr>
        <w:t>Intended meaning is retained.</w:t>
      </w:r>
    </w:p>
  </w:comment>
  <w:comment w:id="74" w:author="User" w:date="2020-12-03T18:12:00Z" w:initials="U">
    <w:p w14:paraId="4178CC89" w14:textId="31A43DA6" w:rsidR="00104808" w:rsidRDefault="00104808">
      <w:pPr>
        <w:pStyle w:val="CommentText"/>
      </w:pPr>
      <w:r>
        <w:rPr>
          <w:rStyle w:val="CommentReference"/>
        </w:rPr>
        <w:annotationRef/>
      </w:r>
      <w:r>
        <w:t xml:space="preserve">Please check that intended meaning is retained. </w:t>
      </w:r>
    </w:p>
    <w:p w14:paraId="45D8C647" w14:textId="0D7CD66B" w:rsidR="00F65329" w:rsidRPr="00F65329" w:rsidRDefault="00F65329" w:rsidP="00F65329">
      <w:pPr>
        <w:pStyle w:val="CommentText"/>
        <w:rPr>
          <w:color w:val="FF0000"/>
        </w:rPr>
      </w:pPr>
      <w:r>
        <w:rPr>
          <w:color w:val="FF0000"/>
        </w:rPr>
        <w:t>Intended meaning is retained.</w:t>
      </w:r>
    </w:p>
  </w:comment>
  <w:comment w:id="85" w:author="User" w:date="2020-12-03T18:12:00Z" w:initials="U">
    <w:p w14:paraId="5492EB2C" w14:textId="52D4B48C" w:rsidR="00115436" w:rsidRDefault="00115436">
      <w:pPr>
        <w:pStyle w:val="CommentText"/>
      </w:pPr>
      <w:r>
        <w:rPr>
          <w:rStyle w:val="CommentReference"/>
        </w:rPr>
        <w:annotationRef/>
      </w:r>
      <w:r>
        <w:t xml:space="preserve">Please check that intended meaning is retained. </w:t>
      </w:r>
    </w:p>
    <w:p w14:paraId="399C3343" w14:textId="4255B6A3" w:rsidR="00F65329" w:rsidRPr="00F65329" w:rsidRDefault="00F65329" w:rsidP="00F65329">
      <w:pPr>
        <w:pStyle w:val="CommentText"/>
        <w:rPr>
          <w:color w:val="FF0000"/>
        </w:rPr>
      </w:pPr>
      <w:r>
        <w:rPr>
          <w:color w:val="FF0000"/>
        </w:rPr>
        <w:t>Intended meaning is retained.</w:t>
      </w:r>
    </w:p>
  </w:comment>
  <w:comment w:id="102" w:author="User" w:date="2020-12-03T18:12:00Z" w:initials="U">
    <w:p w14:paraId="38795645" w14:textId="107B9914" w:rsidR="00115436" w:rsidRDefault="00115436">
      <w:pPr>
        <w:pStyle w:val="CommentText"/>
      </w:pPr>
      <w:r>
        <w:rPr>
          <w:rStyle w:val="CommentReference"/>
        </w:rPr>
        <w:annotationRef/>
      </w:r>
      <w:r>
        <w:t xml:space="preserve">Please check that intended meaning is retained. </w:t>
      </w:r>
    </w:p>
    <w:p w14:paraId="22FA0D15" w14:textId="131A97C3" w:rsidR="00F65329" w:rsidRPr="00F65329" w:rsidRDefault="00F65329" w:rsidP="00F65329">
      <w:pPr>
        <w:pStyle w:val="CommentText"/>
        <w:rPr>
          <w:color w:val="FF0000"/>
        </w:rPr>
      </w:pPr>
      <w:r>
        <w:rPr>
          <w:color w:val="FF0000"/>
        </w:rPr>
        <w:t>Intended meaning is retained.</w:t>
      </w:r>
    </w:p>
  </w:comment>
  <w:comment w:id="113" w:author="MDPI" w:date="2020-12-03T18:12:00Z" w:initials="M">
    <w:p w14:paraId="5582E4CD" w14:textId="52954989" w:rsidR="00115436" w:rsidRDefault="00115436">
      <w:pPr>
        <w:pStyle w:val="CommentText"/>
      </w:pPr>
      <w:r w:rsidRPr="00A44E07">
        <w:rPr>
          <w:rStyle w:val="CommentReference"/>
          <w:highlight w:val="green"/>
        </w:rPr>
        <w:annotationRef/>
      </w:r>
      <w:r w:rsidRPr="00CD2202">
        <w:t>Please confirm bold circle need add explain or not.</w:t>
      </w:r>
    </w:p>
    <w:p w14:paraId="57D73D89" w14:textId="780C96E4" w:rsidR="00945CB1" w:rsidRPr="00BE3A1F" w:rsidRDefault="00F65329">
      <w:pPr>
        <w:pStyle w:val="CommentText"/>
        <w:rPr>
          <w:color w:val="FF0000"/>
        </w:rPr>
      </w:pPr>
      <w:r w:rsidRPr="00BE3A1F">
        <w:rPr>
          <w:color w:val="FF0000"/>
        </w:rPr>
        <w:t xml:space="preserve">Bold circle is sink </w:t>
      </w:r>
      <w:proofErr w:type="gramStart"/>
      <w:r w:rsidRPr="00BE3A1F">
        <w:rPr>
          <w:color w:val="FF0000"/>
        </w:rPr>
        <w:t>node,</w:t>
      </w:r>
      <w:proofErr w:type="gramEnd"/>
      <w:r w:rsidR="00BE3A1F" w:rsidRPr="00BE3A1F">
        <w:rPr>
          <w:color w:val="FF0000"/>
        </w:rPr>
        <w:t xml:space="preserve"> it’s</w:t>
      </w:r>
      <w:r w:rsidRPr="00BE3A1F">
        <w:rPr>
          <w:color w:val="FF0000"/>
        </w:rPr>
        <w:t xml:space="preserve"> not need to add explain.</w:t>
      </w:r>
    </w:p>
  </w:comment>
  <w:comment w:id="116" w:author="MDPI" w:date="2020-12-04T13:27:00Z" w:initials="M">
    <w:p w14:paraId="1DC0715E" w14:textId="0E193674" w:rsidR="009841F9" w:rsidRDefault="009841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Is the bold necessary?</w:t>
      </w:r>
    </w:p>
    <w:p w14:paraId="259EE9D4" w14:textId="6ACD940B" w:rsidR="00945CB1" w:rsidRPr="00945CB1" w:rsidRDefault="00945CB1">
      <w:pPr>
        <w:pStyle w:val="CommentText"/>
        <w:rPr>
          <w:color w:val="FF0000"/>
        </w:rPr>
      </w:pPr>
      <w:r w:rsidRPr="00945CB1">
        <w:rPr>
          <w:color w:val="FF0000"/>
        </w:rPr>
        <w:t>Yes.</w:t>
      </w:r>
    </w:p>
  </w:comment>
  <w:comment w:id="119" w:author="User" w:date="2020-12-03T18:12:00Z" w:initials="U">
    <w:p w14:paraId="59F6A28A" w14:textId="5C124894" w:rsidR="00115436" w:rsidRDefault="00115436">
      <w:pPr>
        <w:pStyle w:val="CommentText"/>
      </w:pPr>
      <w:r>
        <w:rPr>
          <w:rStyle w:val="CommentReference"/>
        </w:rPr>
        <w:annotationRef/>
      </w:r>
      <w:r>
        <w:t xml:space="preserve">Please check that intended meaning is retained. </w:t>
      </w:r>
    </w:p>
    <w:p w14:paraId="1136C101" w14:textId="47997B7E" w:rsidR="00945CB1" w:rsidRPr="00945CB1" w:rsidRDefault="00945CB1" w:rsidP="00945CB1">
      <w:pPr>
        <w:pStyle w:val="CommentText"/>
        <w:rPr>
          <w:color w:val="FF0000"/>
        </w:rPr>
      </w:pPr>
      <w:r>
        <w:rPr>
          <w:color w:val="FF0000"/>
        </w:rPr>
        <w:t>Intended meaning is retained.</w:t>
      </w:r>
    </w:p>
  </w:comment>
  <w:comment w:id="125" w:author="User" w:date="2020-12-03T18:12:00Z" w:initials="U">
    <w:p w14:paraId="6EC827C5" w14:textId="6358A86B" w:rsidR="00115436" w:rsidRDefault="00115436">
      <w:pPr>
        <w:pStyle w:val="CommentText"/>
      </w:pPr>
      <w:r>
        <w:rPr>
          <w:rStyle w:val="CommentReference"/>
        </w:rPr>
        <w:annotationRef/>
      </w:r>
      <w:r>
        <w:t xml:space="preserve">Please check that intended meaning is retained. </w:t>
      </w:r>
    </w:p>
    <w:p w14:paraId="6ADCFB27" w14:textId="0D94878B" w:rsidR="00945CB1" w:rsidRPr="00945CB1" w:rsidRDefault="00945CB1" w:rsidP="00945CB1">
      <w:pPr>
        <w:pStyle w:val="CommentText"/>
        <w:rPr>
          <w:color w:val="FF0000"/>
        </w:rPr>
      </w:pPr>
      <w:r>
        <w:rPr>
          <w:color w:val="FF0000"/>
        </w:rPr>
        <w:t>Intended meaning is retained.</w:t>
      </w:r>
    </w:p>
  </w:comment>
  <w:comment w:id="131" w:author="MDPI" w:date="2020-12-03T18:12:00Z" w:initials="M">
    <w:p w14:paraId="3B75EF0B" w14:textId="30DA742E"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I put them into a table. Please confirm that.</w:t>
      </w:r>
    </w:p>
    <w:p w14:paraId="34196BCB" w14:textId="432F8457" w:rsidR="00945CB1" w:rsidRPr="00945CB1" w:rsidRDefault="00945CB1">
      <w:pPr>
        <w:pStyle w:val="CommentText"/>
        <w:rPr>
          <w:color w:val="FF0000"/>
        </w:rPr>
      </w:pPr>
      <w:r w:rsidRPr="00945CB1">
        <w:rPr>
          <w:color w:val="FF0000"/>
        </w:rPr>
        <w:t>I confirm</w:t>
      </w:r>
      <w:r>
        <w:rPr>
          <w:color w:val="FF0000"/>
        </w:rPr>
        <w:t>.</w:t>
      </w:r>
    </w:p>
  </w:comment>
  <w:comment w:id="132" w:author="User" w:date="2020-12-03T18:12:00Z" w:initials="U">
    <w:p w14:paraId="7DDD9E63" w14:textId="4F026289" w:rsidR="00115436" w:rsidRDefault="00115436">
      <w:pPr>
        <w:pStyle w:val="CommentText"/>
      </w:pPr>
      <w:r>
        <w:rPr>
          <w:rStyle w:val="CommentReference"/>
        </w:rPr>
        <w:annotationRef/>
      </w:r>
      <w:r>
        <w:t xml:space="preserve">Please check if intended meaning is retained. </w:t>
      </w:r>
    </w:p>
    <w:p w14:paraId="35171A7B" w14:textId="3B3A82AC" w:rsidR="00945CB1" w:rsidRPr="00945CB1" w:rsidRDefault="00945CB1" w:rsidP="00945CB1">
      <w:pPr>
        <w:pStyle w:val="CommentText"/>
        <w:rPr>
          <w:color w:val="FF0000"/>
        </w:rPr>
      </w:pPr>
      <w:r>
        <w:rPr>
          <w:color w:val="FF0000"/>
        </w:rPr>
        <w:t>Intended meaning is retained.</w:t>
      </w:r>
    </w:p>
  </w:comment>
  <w:comment w:id="133" w:author="MDPI" w:date="2020-12-03T18:12:00Z" w:initials="M">
    <w:p w14:paraId="4D008A14" w14:textId="696311C8" w:rsidR="00115436" w:rsidRPr="00CD2202" w:rsidRDefault="00115436" w:rsidP="00284BAF">
      <w:pPr>
        <w:pStyle w:val="CommentText"/>
        <w:ind w:firstLine="0"/>
        <w:rPr>
          <w:rFonts w:eastAsia="DengXian"/>
          <w:highlight w:val="green"/>
          <w:lang w:eastAsia="zh-CN"/>
        </w:rPr>
      </w:pPr>
      <w:r>
        <w:rPr>
          <w:rStyle w:val="CommentReference"/>
        </w:rPr>
        <w:annotationRef/>
      </w:r>
      <w:r w:rsidRPr="00CD2202">
        <w:rPr>
          <w:lang w:eastAsia="zh-CN"/>
        </w:rPr>
        <w:t xml:space="preserve">Please confirm if it is necessary to keep the y in </w:t>
      </w:r>
      <w:r w:rsidRPr="00CD2202">
        <w:t>parentheses be Italic.</w:t>
      </w:r>
    </w:p>
  </w:comment>
  <w:comment w:id="134" w:author="User" w:date="2020-12-03T18:12:00Z" w:initials="U">
    <w:p w14:paraId="5BBC106C" w14:textId="0E2BA573" w:rsidR="00115436" w:rsidRDefault="00115436">
      <w:pPr>
        <w:pStyle w:val="CommentText"/>
      </w:pPr>
      <w:r>
        <w:rPr>
          <w:rStyle w:val="CommentReference"/>
        </w:rPr>
        <w:annotationRef/>
      </w:r>
      <w:r>
        <w:t xml:space="preserve">Please check that intended meaning is retained. </w:t>
      </w:r>
    </w:p>
    <w:p w14:paraId="2ED6DB11" w14:textId="01C9078C" w:rsidR="00945CB1" w:rsidRPr="00945CB1" w:rsidRDefault="00945CB1" w:rsidP="00945CB1">
      <w:pPr>
        <w:pStyle w:val="CommentText"/>
        <w:rPr>
          <w:color w:val="FF0000"/>
        </w:rPr>
      </w:pPr>
      <w:r>
        <w:rPr>
          <w:color w:val="FF0000"/>
        </w:rPr>
        <w:t>Intended meaning is retained.</w:t>
      </w:r>
    </w:p>
  </w:comment>
  <w:comment w:id="135" w:author="User" w:date="2020-12-03T18:12:00Z" w:initials="U">
    <w:p w14:paraId="3B76EBCB" w14:textId="3C2DA419" w:rsidR="00115436" w:rsidRDefault="00115436">
      <w:pPr>
        <w:pStyle w:val="CommentText"/>
      </w:pPr>
      <w:r>
        <w:rPr>
          <w:rStyle w:val="CommentReference"/>
        </w:rPr>
        <w:annotationRef/>
      </w:r>
      <w:r>
        <w:t xml:space="preserve">Please check that intended meaning is retained. </w:t>
      </w:r>
    </w:p>
    <w:p w14:paraId="7A821E58" w14:textId="78F52881" w:rsidR="00945CB1" w:rsidRPr="00945CB1" w:rsidRDefault="00945CB1" w:rsidP="00945CB1">
      <w:pPr>
        <w:pStyle w:val="CommentText"/>
        <w:rPr>
          <w:color w:val="FF0000"/>
        </w:rPr>
      </w:pPr>
      <w:r>
        <w:rPr>
          <w:color w:val="FF0000"/>
        </w:rPr>
        <w:t>Intended meaning is retained.</w:t>
      </w:r>
    </w:p>
  </w:comment>
  <w:comment w:id="136" w:author="User" w:date="2020-12-03T18:12:00Z" w:initials="U">
    <w:p w14:paraId="3DFD1997" w14:textId="1AD2A7E6" w:rsidR="00115436" w:rsidRDefault="00115436">
      <w:pPr>
        <w:pStyle w:val="CommentText"/>
      </w:pPr>
      <w:r>
        <w:rPr>
          <w:rStyle w:val="CommentReference"/>
        </w:rPr>
        <w:annotationRef/>
      </w:r>
      <w:r>
        <w:t xml:space="preserve">Please check that intended meaning is retained. </w:t>
      </w:r>
    </w:p>
    <w:p w14:paraId="659A4780" w14:textId="6178A8BA" w:rsidR="00945CB1" w:rsidRPr="00945CB1" w:rsidRDefault="00945CB1" w:rsidP="00945CB1">
      <w:pPr>
        <w:pStyle w:val="CommentText"/>
        <w:rPr>
          <w:color w:val="FF0000"/>
        </w:rPr>
      </w:pPr>
      <w:r>
        <w:rPr>
          <w:color w:val="FF0000"/>
        </w:rPr>
        <w:t>Intended meaning is retained.</w:t>
      </w:r>
    </w:p>
  </w:comment>
  <w:comment w:id="138" w:author="User" w:date="2020-12-03T18:12:00Z" w:initials="U">
    <w:p w14:paraId="1E7FE22C" w14:textId="2CC56A9B" w:rsidR="00115436" w:rsidRDefault="00115436">
      <w:pPr>
        <w:pStyle w:val="CommentText"/>
      </w:pPr>
      <w:r>
        <w:rPr>
          <w:rStyle w:val="CommentReference"/>
        </w:rPr>
        <w:annotationRef/>
      </w:r>
      <w:r>
        <w:t xml:space="preserve">Please check that intended meaning is retained. </w:t>
      </w:r>
    </w:p>
    <w:p w14:paraId="66A3EEFD" w14:textId="36513CE7" w:rsidR="00945CB1" w:rsidRPr="00945CB1" w:rsidRDefault="00945CB1" w:rsidP="00945CB1">
      <w:pPr>
        <w:pStyle w:val="CommentText"/>
        <w:rPr>
          <w:color w:val="FF0000"/>
        </w:rPr>
      </w:pPr>
      <w:r>
        <w:rPr>
          <w:color w:val="FF0000"/>
        </w:rPr>
        <w:t>Intended meaning is retained.</w:t>
      </w:r>
    </w:p>
  </w:comment>
  <w:comment w:id="139" w:author="User" w:date="2020-12-03T18:12:00Z" w:initials="U">
    <w:p w14:paraId="2C978D02" w14:textId="1964A19C" w:rsidR="00115436" w:rsidRDefault="00115436">
      <w:pPr>
        <w:pStyle w:val="CommentText"/>
      </w:pPr>
      <w:r>
        <w:rPr>
          <w:rStyle w:val="CommentReference"/>
        </w:rPr>
        <w:annotationRef/>
      </w:r>
      <w:r>
        <w:t xml:space="preserve">Please check that intended meaning is retained. </w:t>
      </w:r>
    </w:p>
    <w:p w14:paraId="14AE0E71" w14:textId="2FFE5621" w:rsidR="00945CB1" w:rsidRPr="00945CB1" w:rsidRDefault="00945CB1" w:rsidP="00945CB1">
      <w:pPr>
        <w:pStyle w:val="CommentText"/>
        <w:rPr>
          <w:color w:val="FF0000"/>
        </w:rPr>
      </w:pPr>
      <w:r>
        <w:rPr>
          <w:color w:val="FF0000"/>
        </w:rPr>
        <w:t>Intended meaning is retained.</w:t>
      </w:r>
    </w:p>
  </w:comment>
  <w:comment w:id="146" w:author="MDPI" w:date="2020-12-03T18:12:00Z" w:initials="M">
    <w:p w14:paraId="1C3DC52B" w14:textId="08649091"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Please confirm if it is necessary to delete the space.</w:t>
      </w:r>
    </w:p>
    <w:p w14:paraId="5F084CB7" w14:textId="4EE29E3C" w:rsidR="00945CB1" w:rsidRPr="00945CB1" w:rsidRDefault="00945CB1">
      <w:pPr>
        <w:pStyle w:val="CommentText"/>
        <w:rPr>
          <w:color w:val="FF0000"/>
        </w:rPr>
      </w:pPr>
      <w:r>
        <w:rPr>
          <w:color w:val="FF0000"/>
        </w:rPr>
        <w:t>I confirm</w:t>
      </w:r>
      <w:r w:rsidRPr="00945CB1">
        <w:rPr>
          <w:color w:val="FF0000"/>
        </w:rPr>
        <w:t>.</w:t>
      </w:r>
    </w:p>
  </w:comment>
  <w:comment w:id="149" w:author="User" w:date="2020-12-03T18:12:00Z" w:initials="U">
    <w:p w14:paraId="2B13BB57" w14:textId="1E426DBA" w:rsidR="00115436" w:rsidRDefault="00115436">
      <w:pPr>
        <w:pStyle w:val="CommentText"/>
      </w:pPr>
      <w:r>
        <w:rPr>
          <w:rStyle w:val="CommentReference"/>
        </w:rPr>
        <w:annotationRef/>
      </w:r>
      <w:r>
        <w:t xml:space="preserve">Please check that intended meaning is retained. </w:t>
      </w:r>
    </w:p>
    <w:p w14:paraId="0B7A67DE" w14:textId="06BD9FAE" w:rsidR="00945CB1" w:rsidRPr="00945CB1" w:rsidRDefault="00945CB1" w:rsidP="00945CB1">
      <w:pPr>
        <w:pStyle w:val="CommentText"/>
        <w:rPr>
          <w:color w:val="FF0000"/>
        </w:rPr>
      </w:pPr>
      <w:r>
        <w:rPr>
          <w:color w:val="FF0000"/>
        </w:rPr>
        <w:t>Intended meaning is retained.</w:t>
      </w:r>
    </w:p>
  </w:comment>
  <w:comment w:id="150" w:author="User" w:date="2020-12-03T18:12:00Z" w:initials="U">
    <w:p w14:paraId="229707FC" w14:textId="7C15162F" w:rsidR="00115436" w:rsidRDefault="00115436">
      <w:pPr>
        <w:pStyle w:val="CommentText"/>
      </w:pPr>
      <w:r>
        <w:rPr>
          <w:rStyle w:val="CommentReference"/>
        </w:rPr>
        <w:annotationRef/>
      </w:r>
      <w:r>
        <w:t xml:space="preserve">Please check that intended meaning is retained. </w:t>
      </w:r>
    </w:p>
    <w:p w14:paraId="56401F4B" w14:textId="110C500C" w:rsidR="00945CB1" w:rsidRPr="00945CB1" w:rsidRDefault="00945CB1" w:rsidP="00945CB1">
      <w:pPr>
        <w:pStyle w:val="CommentText"/>
        <w:rPr>
          <w:color w:val="FF0000"/>
        </w:rPr>
      </w:pPr>
      <w:r>
        <w:rPr>
          <w:color w:val="FF0000"/>
        </w:rPr>
        <w:t>Intended meaning is retained.</w:t>
      </w:r>
    </w:p>
  </w:comment>
  <w:comment w:id="151" w:author="User" w:date="2020-12-03T18:12:00Z" w:initials="U">
    <w:p w14:paraId="519468B6" w14:textId="04655FDA" w:rsidR="00115436" w:rsidRDefault="00115436">
      <w:pPr>
        <w:pStyle w:val="CommentText"/>
      </w:pPr>
      <w:r>
        <w:rPr>
          <w:rStyle w:val="CommentReference"/>
        </w:rPr>
        <w:annotationRef/>
      </w:r>
      <w:r>
        <w:t xml:space="preserve">Please check that intended meaning is retained. </w:t>
      </w:r>
    </w:p>
    <w:p w14:paraId="3C0C3929" w14:textId="71E4ADD5" w:rsidR="00945CB1" w:rsidRPr="00945CB1" w:rsidRDefault="00945CB1" w:rsidP="00945CB1">
      <w:pPr>
        <w:pStyle w:val="CommentText"/>
        <w:rPr>
          <w:color w:val="FF0000"/>
        </w:rPr>
      </w:pPr>
      <w:r>
        <w:rPr>
          <w:color w:val="FF0000"/>
        </w:rPr>
        <w:t>Intended meaning is retained.</w:t>
      </w:r>
    </w:p>
  </w:comment>
  <w:comment w:id="152" w:author="User" w:date="2020-12-03T18:12:00Z" w:initials="U">
    <w:p w14:paraId="7764C413" w14:textId="49737E7C" w:rsidR="00115436" w:rsidRDefault="00115436">
      <w:pPr>
        <w:pStyle w:val="CommentText"/>
      </w:pPr>
      <w:r>
        <w:rPr>
          <w:rStyle w:val="CommentReference"/>
        </w:rPr>
        <w:annotationRef/>
      </w:r>
      <w:r>
        <w:t xml:space="preserve">Please check that intended meaning is retained. </w:t>
      </w:r>
    </w:p>
    <w:p w14:paraId="05C730F3" w14:textId="4116DC91" w:rsidR="004C17E4" w:rsidRPr="004C17E4" w:rsidRDefault="004C17E4" w:rsidP="004C17E4">
      <w:pPr>
        <w:pStyle w:val="CommentText"/>
        <w:rPr>
          <w:color w:val="FF0000"/>
        </w:rPr>
      </w:pPr>
      <w:r>
        <w:rPr>
          <w:color w:val="FF0000"/>
        </w:rPr>
        <w:t>Intended meaning is retained.</w:t>
      </w:r>
    </w:p>
  </w:comment>
  <w:comment w:id="165" w:author="MDPI" w:date="2020-12-03T18:12:00Z" w:initials="M">
    <w:p w14:paraId="48E71573" w14:textId="301B4840"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I put this part into a table. Please confirm that.</w:t>
      </w:r>
    </w:p>
    <w:p w14:paraId="7B4BE6F3" w14:textId="0DEA06C6" w:rsidR="004C17E4" w:rsidRPr="004C17E4" w:rsidRDefault="004C17E4">
      <w:pPr>
        <w:pStyle w:val="CommentText"/>
        <w:rPr>
          <w:color w:val="FF0000"/>
        </w:rPr>
      </w:pPr>
      <w:r>
        <w:rPr>
          <w:color w:val="FF0000"/>
        </w:rPr>
        <w:t xml:space="preserve">I </w:t>
      </w:r>
      <w:r w:rsidR="00945CB1">
        <w:rPr>
          <w:color w:val="FF0000"/>
        </w:rPr>
        <w:t>confirm</w:t>
      </w:r>
      <w:r>
        <w:rPr>
          <w:color w:val="FF0000"/>
        </w:rPr>
        <w:t>.</w:t>
      </w:r>
    </w:p>
  </w:comment>
  <w:comment w:id="170" w:author="User" w:date="2020-12-03T18:12:00Z" w:initials="U">
    <w:p w14:paraId="2CE4EA1F" w14:textId="65D7E35A" w:rsidR="00115436" w:rsidRDefault="00115436">
      <w:pPr>
        <w:pStyle w:val="CommentText"/>
      </w:pPr>
      <w:r>
        <w:rPr>
          <w:rStyle w:val="CommentReference"/>
        </w:rPr>
        <w:annotationRef/>
      </w:r>
      <w:r>
        <w:t xml:space="preserve">Please check that intended meaning is retained. </w:t>
      </w:r>
    </w:p>
    <w:p w14:paraId="2BA38067" w14:textId="1F15C608" w:rsidR="004C17E4" w:rsidRPr="004C17E4" w:rsidRDefault="004C17E4" w:rsidP="004C17E4">
      <w:pPr>
        <w:pStyle w:val="CommentText"/>
        <w:rPr>
          <w:color w:val="FF0000"/>
        </w:rPr>
      </w:pPr>
      <w:r>
        <w:rPr>
          <w:color w:val="FF0000"/>
        </w:rPr>
        <w:t>Intended meaning is retained.</w:t>
      </w:r>
    </w:p>
  </w:comment>
  <w:comment w:id="175" w:author="MDPI" w:date="2020-12-04T14:03:00Z" w:initials="M">
    <w:p w14:paraId="685A593C" w14:textId="0F6F0A60" w:rsidR="00A22E59" w:rsidRDefault="00A22E59">
      <w:pPr>
        <w:pStyle w:val="CommentText"/>
      </w:pPr>
      <w:r>
        <w:rPr>
          <w:rStyle w:val="CommentReference"/>
        </w:rPr>
        <w:annotationRef/>
      </w:r>
      <w:r>
        <w:t>Please add space before and after = and &lt;=</w:t>
      </w:r>
    </w:p>
  </w:comment>
  <w:comment w:id="179" w:author="User" w:date="2020-12-03T18:12:00Z" w:initials="U">
    <w:p w14:paraId="14C7F8D6" w14:textId="053DCD9C" w:rsidR="00115436" w:rsidRDefault="00115436">
      <w:pPr>
        <w:pStyle w:val="CommentText"/>
      </w:pPr>
      <w:r>
        <w:rPr>
          <w:rStyle w:val="CommentReference"/>
        </w:rPr>
        <w:annotationRef/>
      </w:r>
      <w:r>
        <w:t xml:space="preserve">Please check that intended meaning is retained. </w:t>
      </w:r>
    </w:p>
    <w:p w14:paraId="235CA9CF" w14:textId="5BE0ACE3" w:rsidR="004C17E4" w:rsidRPr="004C17E4" w:rsidRDefault="004C17E4" w:rsidP="004C17E4">
      <w:pPr>
        <w:pStyle w:val="CommentText"/>
        <w:rPr>
          <w:color w:val="FF0000"/>
        </w:rPr>
      </w:pPr>
      <w:r>
        <w:rPr>
          <w:color w:val="FF0000"/>
        </w:rPr>
        <w:t>Intended meaning is retained.</w:t>
      </w:r>
    </w:p>
  </w:comment>
  <w:comment w:id="182" w:author="User" w:date="2020-12-03T18:12:00Z" w:initials="U">
    <w:p w14:paraId="3C631389" w14:textId="1E7E8008" w:rsidR="00115436" w:rsidRDefault="00115436">
      <w:pPr>
        <w:pStyle w:val="CommentText"/>
      </w:pPr>
      <w:r>
        <w:rPr>
          <w:rStyle w:val="CommentReference"/>
        </w:rPr>
        <w:annotationRef/>
      </w:r>
      <w:r>
        <w:t xml:space="preserve">Please check that intended meaning is verified. </w:t>
      </w:r>
    </w:p>
    <w:p w14:paraId="7A75F35D" w14:textId="5ACB57A0" w:rsidR="004C17E4" w:rsidRPr="004C17E4" w:rsidRDefault="004C17E4" w:rsidP="004C17E4">
      <w:pPr>
        <w:pStyle w:val="CommentText"/>
        <w:rPr>
          <w:color w:val="FF0000"/>
        </w:rPr>
      </w:pPr>
      <w:r>
        <w:rPr>
          <w:color w:val="FF0000"/>
        </w:rPr>
        <w:t>Intended meaning is retained.</w:t>
      </w:r>
    </w:p>
  </w:comment>
  <w:comment w:id="187" w:author="User" w:date="2020-12-03T18:12:00Z" w:initials="U">
    <w:p w14:paraId="51F3E5D3" w14:textId="7F4F17A9" w:rsidR="00115436" w:rsidRDefault="00115436">
      <w:pPr>
        <w:pStyle w:val="CommentText"/>
      </w:pPr>
      <w:r>
        <w:rPr>
          <w:rStyle w:val="CommentReference"/>
        </w:rPr>
        <w:annotationRef/>
      </w:r>
      <w:r>
        <w:t xml:space="preserve">Please define if appropriate. </w:t>
      </w:r>
    </w:p>
    <w:p w14:paraId="0C2D814A" w14:textId="301FAC4C" w:rsidR="00A87694" w:rsidRPr="00A87694" w:rsidRDefault="00A87694">
      <w:pPr>
        <w:pStyle w:val="CommentText"/>
        <w:rPr>
          <w:color w:val="FF0000"/>
        </w:rPr>
      </w:pPr>
      <w:r w:rsidRPr="00A87694">
        <w:rPr>
          <w:color w:val="FF0000"/>
        </w:rPr>
        <w:t>Added define</w:t>
      </w:r>
      <w:r w:rsidR="00945CB1">
        <w:rPr>
          <w:color w:val="FF0000"/>
        </w:rPr>
        <w:t>.</w:t>
      </w:r>
    </w:p>
  </w:comment>
  <w:comment w:id="190" w:author="User" w:date="2020-12-03T18:12:00Z" w:initials="U">
    <w:p w14:paraId="184BB498" w14:textId="7A49A6B2" w:rsidR="00115436" w:rsidRDefault="00115436">
      <w:pPr>
        <w:pStyle w:val="CommentText"/>
      </w:pPr>
      <w:r>
        <w:rPr>
          <w:rStyle w:val="CommentReference"/>
        </w:rPr>
        <w:annotationRef/>
      </w:r>
      <w:r>
        <w:t xml:space="preserve">Please define if appropriate. </w:t>
      </w:r>
    </w:p>
    <w:p w14:paraId="407FB88C" w14:textId="4A21BDCB" w:rsidR="00A87694" w:rsidRPr="00A87694" w:rsidRDefault="00A87694">
      <w:pPr>
        <w:pStyle w:val="CommentText"/>
        <w:rPr>
          <w:color w:val="FF0000"/>
        </w:rPr>
      </w:pPr>
      <w:r w:rsidRPr="00A87694">
        <w:rPr>
          <w:color w:val="FF0000"/>
        </w:rPr>
        <w:t>Added define</w:t>
      </w:r>
      <w:r w:rsidR="00945CB1">
        <w:rPr>
          <w:color w:val="FF0000"/>
        </w:rPr>
        <w:t>.</w:t>
      </w:r>
    </w:p>
  </w:comment>
  <w:comment w:id="192" w:author="User" w:date="2020-12-03T18:12:00Z" w:initials="U">
    <w:p w14:paraId="1B38C2EC" w14:textId="1ABFB85F" w:rsidR="00115436" w:rsidRDefault="00115436">
      <w:pPr>
        <w:pStyle w:val="CommentText"/>
      </w:pPr>
      <w:r>
        <w:rPr>
          <w:rStyle w:val="CommentReference"/>
        </w:rPr>
        <w:annotationRef/>
      </w:r>
      <w:r>
        <w:t xml:space="preserve">Please check that intended meaning is retained. </w:t>
      </w:r>
    </w:p>
    <w:p w14:paraId="3381DB45" w14:textId="2D723108" w:rsidR="00A87694" w:rsidRPr="00A87694" w:rsidRDefault="00A87694">
      <w:pPr>
        <w:pStyle w:val="CommentText"/>
        <w:rPr>
          <w:color w:val="FF0000"/>
        </w:rPr>
      </w:pPr>
      <w:r>
        <w:rPr>
          <w:color w:val="FF0000"/>
        </w:rPr>
        <w:t>Intended meaning is retained.</w:t>
      </w:r>
    </w:p>
  </w:comment>
  <w:comment w:id="193" w:author="User" w:date="2020-12-03T18:23:00Z" w:initials="U">
    <w:p w14:paraId="219D9ADA" w14:textId="716D1EB5" w:rsidR="00AA4E20" w:rsidRDefault="00AA4E20">
      <w:pPr>
        <w:pStyle w:val="CommentText"/>
      </w:pPr>
      <w:r>
        <w:rPr>
          <w:rStyle w:val="CommentReference"/>
        </w:rPr>
        <w:annotationRef/>
      </w:r>
      <w:r>
        <w:t xml:space="preserve">Please check that intended meaning is retained. </w:t>
      </w:r>
    </w:p>
    <w:p w14:paraId="4DC935B8" w14:textId="27013991" w:rsidR="004C17E4" w:rsidRPr="004C17E4" w:rsidRDefault="004C17E4" w:rsidP="004C17E4">
      <w:pPr>
        <w:pStyle w:val="CommentText"/>
        <w:rPr>
          <w:color w:val="FF0000"/>
        </w:rPr>
      </w:pPr>
      <w:r>
        <w:rPr>
          <w:color w:val="FF0000"/>
        </w:rPr>
        <w:t>Intended meaning is retained.</w:t>
      </w:r>
    </w:p>
  </w:comment>
  <w:comment w:id="194" w:author="User" w:date="2020-12-03T18:30:00Z" w:initials="U">
    <w:p w14:paraId="67CFA6DC" w14:textId="160D3524" w:rsidR="003B51A2" w:rsidRDefault="003B51A2">
      <w:pPr>
        <w:pStyle w:val="CommentText"/>
      </w:pPr>
      <w:r>
        <w:rPr>
          <w:rStyle w:val="CommentReference"/>
        </w:rPr>
        <w:annotationRef/>
      </w:r>
      <w:r>
        <w:t xml:space="preserve">Please check that intended meaning is retained. </w:t>
      </w:r>
    </w:p>
    <w:p w14:paraId="2139AE5A" w14:textId="3C5FD2BA" w:rsidR="00170AEB" w:rsidRPr="00170AEB" w:rsidRDefault="00170AEB">
      <w:pPr>
        <w:pStyle w:val="CommentText"/>
        <w:rPr>
          <w:color w:val="FF0000"/>
        </w:rPr>
      </w:pPr>
      <w:r w:rsidRPr="00170AEB">
        <w:rPr>
          <w:color w:val="FF0000"/>
        </w:rPr>
        <w:t xml:space="preserve">I removed </w:t>
      </w:r>
      <w:r>
        <w:rPr>
          <w:color w:val="FF0000"/>
        </w:rPr>
        <w:t>“</w:t>
      </w:r>
      <w:r w:rsidRPr="00170AEB">
        <w:rPr>
          <w:color w:val="FF0000"/>
        </w:rPr>
        <w:t>difficult</w:t>
      </w:r>
      <w:r>
        <w:rPr>
          <w:color w:val="FF0000"/>
        </w:rPr>
        <w:t>”.</w:t>
      </w:r>
    </w:p>
  </w:comment>
  <w:comment w:id="196" w:author="MDPI" w:date="2020-12-03T18:12:00Z" w:initials="M">
    <w:p w14:paraId="5A7EC0D9" w14:textId="354BCD38"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Please add 'Author Contributions: For research articles with several authors, a short paragraph specifying their individual contributions must be provided.'</w:t>
      </w:r>
    </w:p>
    <w:p w14:paraId="4E34B8FE" w14:textId="6DE4BFAA" w:rsidR="00170AEB" w:rsidRPr="00170AEB" w:rsidRDefault="00170AEB">
      <w:pPr>
        <w:pStyle w:val="CommentText"/>
        <w:rPr>
          <w:color w:val="FF0000"/>
        </w:rPr>
      </w:pPr>
      <w:r w:rsidRPr="00170AEB">
        <w:rPr>
          <w:color w:val="FF0000"/>
        </w:rPr>
        <w:t>I added</w:t>
      </w:r>
      <w:r>
        <w:rPr>
          <w:color w:val="FF0000"/>
        </w:rPr>
        <w:t xml:space="preserve"> the contribution information.</w:t>
      </w:r>
    </w:p>
  </w:comment>
  <w:comment w:id="239" w:author="MDPI" w:date="2020-12-03T18:12:00Z" w:initials="M">
    <w:p w14:paraId="4971E0D0" w14:textId="07312844"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Please add: This research received no external funding or This research was funded by [name of funder] grant number [xxx] And </w:t>
      </w:r>
      <w:proofErr w:type="gramStart"/>
      <w:r>
        <w:t>The</w:t>
      </w:r>
      <w:proofErr w:type="gramEnd"/>
      <w:r>
        <w:t xml:space="preserve"> APC was funded by [XXX].</w:t>
      </w:r>
    </w:p>
  </w:comment>
  <w:comment w:id="242" w:author="MDPI" w:date="2020-12-03T18:12:00Z" w:initials="M">
    <w:p w14:paraId="3BD20915" w14:textId="57CD4339" w:rsidR="00115436" w:rsidRDefault="00115436">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The authors declare no conflict of interest</w:t>
      </w:r>
    </w:p>
  </w:comment>
  <w:comment w:id="245" w:author="MDPI" w:date="2020-12-03T15:10:00Z" w:initials="M">
    <w:p w14:paraId="3AF96993" w14:textId="77777777" w:rsidR="009841F9" w:rsidRDefault="009841F9" w:rsidP="009841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Newly added information, please confirm.</w:t>
      </w:r>
    </w:p>
    <w:p w14:paraId="05165630" w14:textId="1AA86798" w:rsidR="00B400CB" w:rsidRPr="00B400CB" w:rsidRDefault="00B400CB" w:rsidP="00B400CB">
      <w:pPr>
        <w:pStyle w:val="CommentText"/>
        <w:rPr>
          <w:color w:val="FF0000"/>
        </w:rPr>
      </w:pPr>
      <w:r w:rsidRPr="00B400CB">
        <w:rPr>
          <w:color w:val="FF0000"/>
        </w:rPr>
        <w:t>I confirm.</w:t>
      </w:r>
    </w:p>
  </w:comment>
  <w:comment w:id="246" w:author="MDPI" w:date="2020-12-03T15:01:00Z" w:initials="M">
    <w:p w14:paraId="0D540665" w14:textId="77777777" w:rsidR="009841F9" w:rsidRDefault="009841F9" w:rsidP="009841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Newly added information, please confirm.</w:t>
      </w:r>
    </w:p>
    <w:p w14:paraId="76013ACB" w14:textId="3CB7B8C7" w:rsidR="00B400CB" w:rsidRPr="00B400CB" w:rsidRDefault="00381806" w:rsidP="00B400CB">
      <w:pPr>
        <w:pStyle w:val="CommentText"/>
        <w:rPr>
          <w:color w:val="FF0000"/>
        </w:rPr>
      </w:pPr>
      <w:r>
        <w:rPr>
          <w:color w:val="FF0000"/>
        </w:rPr>
        <w:t>I confirm</w:t>
      </w:r>
      <w:r w:rsidR="00B400CB" w:rsidRPr="00B400CB">
        <w:rPr>
          <w:color w:val="FF0000"/>
        </w:rPr>
        <w:t>.</w:t>
      </w:r>
    </w:p>
  </w:comment>
  <w:comment w:id="247" w:author="MDPI" w:date="2020-12-03T15:04:00Z" w:initials="M">
    <w:p w14:paraId="6B8609EF" w14:textId="77777777" w:rsidR="009841F9" w:rsidRDefault="009841F9" w:rsidP="009841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Newly added information, please confirm.</w:t>
      </w:r>
    </w:p>
    <w:p w14:paraId="49281DB2" w14:textId="05CEE403" w:rsidR="00B400CB" w:rsidRPr="00B400CB" w:rsidRDefault="00B400CB" w:rsidP="00B400CB">
      <w:pPr>
        <w:pStyle w:val="CommentText"/>
        <w:rPr>
          <w:color w:val="FF0000"/>
        </w:rPr>
      </w:pPr>
      <w:r w:rsidRPr="00B400CB">
        <w:rPr>
          <w:color w:val="FF0000"/>
        </w:rPr>
        <w:t>I confirm.</w:t>
      </w:r>
    </w:p>
  </w:comment>
  <w:comment w:id="248" w:author="MDPI" w:date="2020-12-03T15:08:00Z" w:initials="M">
    <w:p w14:paraId="10380D57" w14:textId="77777777" w:rsidR="009841F9" w:rsidRDefault="009841F9" w:rsidP="009841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Newly added information, please confirm.</w:t>
      </w:r>
    </w:p>
    <w:p w14:paraId="4D1435E4" w14:textId="437DF929" w:rsidR="00B400CB" w:rsidRPr="00B400CB" w:rsidRDefault="00B400CB" w:rsidP="00B400CB">
      <w:pPr>
        <w:pStyle w:val="CommentText"/>
        <w:rPr>
          <w:color w:val="FF0000"/>
        </w:rPr>
      </w:pPr>
      <w:r w:rsidRPr="00B400CB">
        <w:rPr>
          <w:color w:val="FF0000"/>
        </w:rPr>
        <w:t>I c</w:t>
      </w:r>
      <w:r w:rsidR="00945CB1">
        <w:rPr>
          <w:color w:val="FF0000"/>
        </w:rPr>
        <w:t>onfirm</w:t>
      </w:r>
      <w:r w:rsidRPr="00B400CB">
        <w:rPr>
          <w:color w:val="FF0000"/>
        </w:rPr>
        <w:t>.</w:t>
      </w:r>
    </w:p>
  </w:comment>
  <w:comment w:id="249" w:author="MDPI" w:date="2020-12-03T15:09:00Z" w:initials="M">
    <w:p w14:paraId="22D0964F" w14:textId="77777777" w:rsidR="009841F9" w:rsidRDefault="009841F9" w:rsidP="009841F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Newly added information, please confirm.</w:t>
      </w:r>
    </w:p>
    <w:p w14:paraId="51646B4A" w14:textId="06EF00BA" w:rsidR="00B400CB" w:rsidRPr="00B400CB" w:rsidRDefault="00B400CB" w:rsidP="009841F9">
      <w:pPr>
        <w:pStyle w:val="CommentText"/>
        <w:rPr>
          <w:color w:val="FF0000"/>
        </w:rPr>
      </w:pPr>
      <w:r w:rsidRPr="00B400CB">
        <w:rPr>
          <w:color w:val="FF0000"/>
        </w:rPr>
        <w:t>I c</w:t>
      </w:r>
      <w:r w:rsidR="00945CB1">
        <w:rPr>
          <w:color w:val="FF0000"/>
        </w:rPr>
        <w:t>onfirm</w:t>
      </w:r>
      <w:r w:rsidRPr="00B400CB">
        <w:rPr>
          <w:color w:val="FF0000"/>
        </w:rPr>
        <w: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6E3E95" w15:done="0"/>
  <w15:commentEx w15:paraId="5BE79F7E" w15:done="0"/>
  <w15:commentEx w15:paraId="7194E481" w15:done="0"/>
  <w15:commentEx w15:paraId="1A82E7C1" w15:done="0"/>
  <w15:commentEx w15:paraId="4C406150" w15:done="0"/>
  <w15:commentEx w15:paraId="78E5252D" w15:done="0"/>
  <w15:commentEx w15:paraId="45D8C647" w15:done="0"/>
  <w15:commentEx w15:paraId="399C3343" w15:done="0"/>
  <w15:commentEx w15:paraId="22FA0D15" w15:done="0"/>
  <w15:commentEx w15:paraId="57D73D89" w15:done="0"/>
  <w15:commentEx w15:paraId="259EE9D4" w15:done="0"/>
  <w15:commentEx w15:paraId="1136C101" w15:done="0"/>
  <w15:commentEx w15:paraId="6ADCFB27" w15:done="0"/>
  <w15:commentEx w15:paraId="34196BCB" w15:done="0"/>
  <w15:commentEx w15:paraId="35171A7B" w15:done="0"/>
  <w15:commentEx w15:paraId="4D008A14" w15:done="0"/>
  <w15:commentEx w15:paraId="2ED6DB11" w15:done="0"/>
  <w15:commentEx w15:paraId="7A821E58" w15:done="0"/>
  <w15:commentEx w15:paraId="659A4780" w15:done="0"/>
  <w15:commentEx w15:paraId="66A3EEFD" w15:done="0"/>
  <w15:commentEx w15:paraId="14AE0E71" w15:done="0"/>
  <w15:commentEx w15:paraId="5F084CB7" w15:done="0"/>
  <w15:commentEx w15:paraId="0B7A67DE" w15:done="0"/>
  <w15:commentEx w15:paraId="56401F4B" w15:done="0"/>
  <w15:commentEx w15:paraId="3C0C3929" w15:done="0"/>
  <w15:commentEx w15:paraId="05C730F3" w15:done="0"/>
  <w15:commentEx w15:paraId="7B4BE6F3" w15:done="0"/>
  <w15:commentEx w15:paraId="2BA38067" w15:done="0"/>
  <w15:commentEx w15:paraId="685A593C" w15:done="0"/>
  <w15:commentEx w15:paraId="235CA9CF" w15:done="0"/>
  <w15:commentEx w15:paraId="7A75F35D" w15:done="0"/>
  <w15:commentEx w15:paraId="0C2D814A" w15:done="0"/>
  <w15:commentEx w15:paraId="407FB88C" w15:done="0"/>
  <w15:commentEx w15:paraId="3381DB45" w15:done="0"/>
  <w15:commentEx w15:paraId="4DC935B8" w15:done="0"/>
  <w15:commentEx w15:paraId="2139AE5A" w15:done="0"/>
  <w15:commentEx w15:paraId="4E34B8FE" w15:done="0"/>
  <w15:commentEx w15:paraId="4971E0D0" w15:done="0"/>
  <w15:commentEx w15:paraId="3BD20915" w15:done="0"/>
  <w15:commentEx w15:paraId="05165630" w15:done="0"/>
  <w15:commentEx w15:paraId="76013ACB" w15:done="0"/>
  <w15:commentEx w15:paraId="49281DB2" w15:done="0"/>
  <w15:commentEx w15:paraId="4D1435E4" w15:done="0"/>
  <w15:commentEx w15:paraId="51646B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D6E3E95" w16cid:durableId="2374F9F1"/>
  <w16cid:commentId w16cid:paraId="5BE79F7E" w16cid:durableId="23737C44"/>
  <w16cid:commentId w16cid:paraId="7194E481" w16cid:durableId="2374F9F3"/>
  <w16cid:commentId w16cid:paraId="1A82E7C1" w16cid:durableId="2374F9F4"/>
  <w16cid:commentId w16cid:paraId="4C406150" w16cid:durableId="2374F9F5"/>
  <w16cid:commentId w16cid:paraId="78E5252D" w16cid:durableId="2374F9F6"/>
  <w16cid:commentId w16cid:paraId="45D8C647" w16cid:durableId="2374F9F7"/>
  <w16cid:commentId w16cid:paraId="399C3343" w16cid:durableId="2374F9F8"/>
  <w16cid:commentId w16cid:paraId="22FA0D15" w16cid:durableId="2374F9F9"/>
  <w16cid:commentId w16cid:paraId="57D73D89" w16cid:durableId="2374F9FA"/>
  <w16cid:commentId w16cid:paraId="259EE9D4" w16cid:durableId="2374F9FB"/>
  <w16cid:commentId w16cid:paraId="1136C101" w16cid:durableId="2374F9FC"/>
  <w16cid:commentId w16cid:paraId="6ADCFB27" w16cid:durableId="2374F9FD"/>
  <w16cid:commentId w16cid:paraId="34196BCB" w16cid:durableId="2374F9FE"/>
  <w16cid:commentId w16cid:paraId="35171A7B" w16cid:durableId="2374F9FF"/>
  <w16cid:commentId w16cid:paraId="4D008A14" w16cid:durableId="2373A268"/>
  <w16cid:commentId w16cid:paraId="2ED6DB11" w16cid:durableId="2374FA01"/>
  <w16cid:commentId w16cid:paraId="7A821E58" w16cid:durableId="2374FA02"/>
  <w16cid:commentId w16cid:paraId="659A4780" w16cid:durableId="2374FA03"/>
  <w16cid:commentId w16cid:paraId="66A3EEFD" w16cid:durableId="2374FA04"/>
  <w16cid:commentId w16cid:paraId="14AE0E71" w16cid:durableId="2374FA05"/>
  <w16cid:commentId w16cid:paraId="5F084CB7" w16cid:durableId="2374FA06"/>
  <w16cid:commentId w16cid:paraId="0B7A67DE" w16cid:durableId="2374FA07"/>
  <w16cid:commentId w16cid:paraId="56401F4B" w16cid:durableId="2374FA08"/>
  <w16cid:commentId w16cid:paraId="3C0C3929" w16cid:durableId="2374FA09"/>
  <w16cid:commentId w16cid:paraId="05C730F3" w16cid:durableId="2374FA0A"/>
  <w16cid:commentId w16cid:paraId="7B4BE6F3" w16cid:durableId="2374FA0B"/>
  <w16cid:commentId w16cid:paraId="2BA38067" w16cid:durableId="2374FA0C"/>
  <w16cid:commentId w16cid:paraId="685A593C" w16cid:durableId="2374FA0D"/>
  <w16cid:commentId w16cid:paraId="235CA9CF" w16cid:durableId="2374FA0E"/>
  <w16cid:commentId w16cid:paraId="7A75F35D" w16cid:durableId="2374FA0F"/>
  <w16cid:commentId w16cid:paraId="0C2D814A" w16cid:durableId="2374FA10"/>
  <w16cid:commentId w16cid:paraId="407FB88C" w16cid:durableId="2374FA11"/>
  <w16cid:commentId w16cid:paraId="3381DB45" w16cid:durableId="2374FA12"/>
  <w16cid:commentId w16cid:paraId="4DC935B8" w16cid:durableId="2374FA13"/>
  <w16cid:commentId w16cid:paraId="2139AE5A" w16cid:durableId="2374FA14"/>
  <w16cid:commentId w16cid:paraId="4E34B8FE" w16cid:durableId="2374FA15"/>
  <w16cid:commentId w16cid:paraId="4971E0D0" w16cid:durableId="23737F75"/>
  <w16cid:commentId w16cid:paraId="3BD20915" w16cid:durableId="23737F79"/>
  <w16cid:commentId w16cid:paraId="05165630" w16cid:durableId="2374FA18"/>
  <w16cid:commentId w16cid:paraId="76013ACB" w16cid:durableId="2374FA19"/>
  <w16cid:commentId w16cid:paraId="49281DB2" w16cid:durableId="2374FA1A"/>
  <w16cid:commentId w16cid:paraId="4D1435E4" w16cid:durableId="2374FA1B"/>
  <w16cid:commentId w16cid:paraId="51646B4A" w16cid:durableId="2374FA1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4FAB35" w14:textId="77777777" w:rsidR="00BE1F28" w:rsidRDefault="00BE1F28">
      <w:pPr>
        <w:spacing w:line="240" w:lineRule="auto"/>
      </w:pPr>
      <w:r>
        <w:separator/>
      </w:r>
    </w:p>
  </w:endnote>
  <w:endnote w:type="continuationSeparator" w:id="0">
    <w:p w14:paraId="465F7385" w14:textId="77777777" w:rsidR="00BE1F28" w:rsidRDefault="00BE1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080E0000" w:usb2="00000010" w:usb3="00000000" w:csb0="00040001" w:csb1="00000000"/>
  </w:font>
  <w:font w:name="Palatino Linotype">
    <w:panose1 w:val="02040502050505030304"/>
    <w:charset w:val="00"/>
    <w:family w:val="auto"/>
    <w:pitch w:val="variable"/>
    <w:sig w:usb0="E0000287" w:usb1="40000013"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맑은 고딕">
    <w:charset w:val="81"/>
    <w:family w:val="auto"/>
    <w:pitch w:val="variable"/>
    <w:sig w:usb0="9000002F" w:usb1="29D77CFB" w:usb2="00000012" w:usb3="00000000" w:csb0="0008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auto"/>
    <w:pitch w:val="variable"/>
    <w:sig w:usb0="E00002FF" w:usb1="420024FF" w:usb2="00000000" w:usb3="00000000" w:csb0="0000019F" w:csb1="00000000"/>
  </w:font>
  <w:font w:name="PalatinoLinotype-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8CA712" w14:textId="77777777" w:rsidR="00115436" w:rsidRPr="00717E37" w:rsidRDefault="00115436" w:rsidP="00922B1F">
    <w:pPr>
      <w:pStyle w:val="Footer"/>
      <w:spacing w:line="240" w:lineRule="auto"/>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8D63D9" w14:textId="77777777" w:rsidR="00115436" w:rsidRPr="008B308E" w:rsidRDefault="00115436" w:rsidP="007154F9">
    <w:pPr>
      <w:pStyle w:val="MDPIfooterfirstpage"/>
      <w:spacing w:line="240" w:lineRule="auto"/>
      <w:jc w:val="both"/>
      <w:rPr>
        <w:lang w:val="fr-CH"/>
      </w:rPr>
    </w:pPr>
    <w:r>
      <w:rPr>
        <w:i/>
      </w:rPr>
      <w:t>Energies</w:t>
    </w:r>
    <w:r>
      <w:rPr>
        <w:iCs/>
        <w:lang w:val="fr-FR"/>
      </w:rPr>
      <w:t xml:space="preserve"> </w:t>
    </w:r>
    <w:r>
      <w:rPr>
        <w:b/>
      </w:rPr>
      <w:t>2020</w:t>
    </w:r>
    <w:r w:rsidRPr="00E847BE">
      <w:t xml:space="preserve">, </w:t>
    </w:r>
    <w:r w:rsidRPr="00E847BE">
      <w:rPr>
        <w:i/>
      </w:rPr>
      <w:t>1</w:t>
    </w:r>
    <w:r>
      <w:rPr>
        <w:i/>
      </w:rPr>
      <w:t>3</w:t>
    </w:r>
    <w:r w:rsidRPr="00E847BE">
      <w:t xml:space="preserve">, </w:t>
    </w:r>
    <w:r>
      <w:t>x; doi: FOR PEER REVIEW</w:t>
    </w:r>
    <w:r w:rsidRPr="008B308E">
      <w:rPr>
        <w:lang w:val="fr-CH"/>
      </w:rPr>
      <w:tab/>
      <w:t>www.mdpi.com/journal/</w:t>
    </w:r>
    <w:r w:rsidRPr="004D575B">
      <w:rPr>
        <w:lang w:val="de-CH"/>
      </w:rPr>
      <w:t>energies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2E77D7" w14:textId="77777777" w:rsidR="00BE1F28" w:rsidRDefault="00BE1F28">
      <w:pPr>
        <w:spacing w:line="240" w:lineRule="auto"/>
      </w:pPr>
      <w:r>
        <w:separator/>
      </w:r>
    </w:p>
  </w:footnote>
  <w:footnote w:type="continuationSeparator" w:id="0">
    <w:p w14:paraId="21CADF48" w14:textId="77777777" w:rsidR="00BE1F28" w:rsidRDefault="00BE1F28">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CE1DE3" w14:textId="77777777" w:rsidR="00115436" w:rsidRDefault="00115436" w:rsidP="00922B1F">
    <w:pPr>
      <w:pStyle w:val="Header"/>
      <w:pBdr>
        <w:bottom w:val="none" w:sz="0" w:space="0"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953BF1" w14:textId="77777777" w:rsidR="00115436" w:rsidRPr="00B913EA" w:rsidRDefault="00115436" w:rsidP="007154F9">
    <w:pPr>
      <w:tabs>
        <w:tab w:val="right" w:pos="8844"/>
      </w:tabs>
      <w:snapToGrid w:val="0"/>
      <w:spacing w:after="240" w:line="240" w:lineRule="auto"/>
      <w:rPr>
        <w:rFonts w:ascii="Palatino Linotype" w:hAnsi="Palatino Linotype"/>
        <w:sz w:val="16"/>
      </w:rPr>
    </w:pPr>
    <w:r>
      <w:rPr>
        <w:rFonts w:ascii="Palatino Linotype" w:hAnsi="Palatino Linotype"/>
        <w:i/>
        <w:sz w:val="16"/>
      </w:rPr>
      <w:t xml:space="preserve">Energies </w:t>
    </w:r>
    <w:r w:rsidRPr="00E847BE">
      <w:rPr>
        <w:rFonts w:ascii="Palatino Linotype" w:hAnsi="Palatino Linotype"/>
        <w:b/>
        <w:sz w:val="16"/>
      </w:rPr>
      <w:t>20</w:t>
    </w:r>
    <w:r>
      <w:rPr>
        <w:rFonts w:ascii="Palatino Linotype" w:hAnsi="Palatino Linotype"/>
        <w:b/>
        <w:sz w:val="16"/>
      </w:rPr>
      <w:t>20</w:t>
    </w:r>
    <w:r w:rsidRPr="00E847BE">
      <w:rPr>
        <w:rFonts w:ascii="Palatino Linotype" w:hAnsi="Palatino Linotype"/>
        <w:sz w:val="16"/>
      </w:rPr>
      <w:t xml:space="preserve">, </w:t>
    </w:r>
    <w:r w:rsidRPr="00E847BE">
      <w:rPr>
        <w:rFonts w:ascii="Palatino Linotype" w:hAnsi="Palatino Linotype"/>
        <w:i/>
        <w:sz w:val="16"/>
      </w:rPr>
      <w:t>1</w:t>
    </w:r>
    <w:r>
      <w:rPr>
        <w:rFonts w:ascii="Palatino Linotype" w:hAnsi="Palatino Linotype"/>
        <w:i/>
        <w:sz w:val="16"/>
      </w:rPr>
      <w:t>3</w:t>
    </w:r>
    <w:r>
      <w:rPr>
        <w:rFonts w:ascii="Palatino Linotype" w:hAnsi="Palatino Linotype"/>
        <w:sz w:val="16"/>
      </w:rPr>
      <w:t>, x FOR PEER REVIEW</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sidR="0019498A">
      <w:rPr>
        <w:rFonts w:ascii="Palatino Linotype" w:hAnsi="Palatino Linotype"/>
        <w:noProof/>
        <w:sz w:val="16"/>
      </w:rPr>
      <w:t>11</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sidR="0019498A">
      <w:rPr>
        <w:rFonts w:ascii="Palatino Linotype" w:hAnsi="Palatino Linotype"/>
        <w:noProof/>
        <w:sz w:val="16"/>
      </w:rPr>
      <w:t>13</w:t>
    </w:r>
    <w:r>
      <w:rPr>
        <w:rFonts w:ascii="Palatino Linotype" w:hAnsi="Palatino Linotype"/>
        <w:sz w:val="16"/>
      </w:rPr>
      <w:fldChar w:fldCharType="end"/>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220808" w14:textId="77777777" w:rsidR="00115436" w:rsidRDefault="00115436" w:rsidP="00922B1F">
    <w:pPr>
      <w:pStyle w:val="MDPIheaderjournallogo"/>
    </w:pPr>
    <w:r>
      <w:rPr>
        <w:noProof/>
        <w:lang w:eastAsia="ko-KR"/>
      </w:rPr>
      <mc:AlternateContent>
        <mc:Choice Requires="wps">
          <w:drawing>
            <wp:anchor distT="45720" distB="45720" distL="114300" distR="114300" simplePos="0" relativeHeight="251657728" behindDoc="1" locked="0" layoutInCell="1" allowOverlap="1" wp14:anchorId="042E504B" wp14:editId="7FCAF75A">
              <wp:simplePos x="0" y="0"/>
              <wp:positionH relativeFrom="page">
                <wp:posOffset>6029960</wp:posOffset>
              </wp:positionH>
              <wp:positionV relativeFrom="page">
                <wp:posOffset>647700</wp:posOffset>
              </wp:positionV>
              <wp:extent cx="552450" cy="7092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709295"/>
                      </a:xfrm>
                      <a:prstGeom prst="rect">
                        <a:avLst/>
                      </a:prstGeom>
                      <a:solidFill>
                        <a:srgbClr val="FFFFFF"/>
                      </a:solidFill>
                      <a:ln w="9525">
                        <a:noFill/>
                        <a:miter lim="800000"/>
                        <a:headEnd/>
                        <a:tailEnd/>
                      </a:ln>
                    </wps:spPr>
                    <wps:txbx>
                      <w:txbxContent>
                        <w:p w14:paraId="24A2A593" w14:textId="77777777" w:rsidR="00115436" w:rsidRDefault="00115436" w:rsidP="00922B1F">
                          <w:pPr>
                            <w:pStyle w:val="MDPIheaderjournallogo"/>
                            <w:jc w:val="center"/>
                            <w:rPr>
                              <w:i w:val="0"/>
                              <w:szCs w:val="16"/>
                            </w:rPr>
                          </w:pPr>
                          <w:r w:rsidRPr="00B402AB">
                            <w:rPr>
                              <w:i w:val="0"/>
                              <w:noProof/>
                              <w:szCs w:val="16"/>
                              <w:lang w:eastAsia="ko-KR"/>
                            </w:rPr>
                            <w:drawing>
                              <wp:inline distT="0" distB="0" distL="0" distR="0" wp14:anchorId="2D71BB65" wp14:editId="7F2EE109">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42E504B" id="_x0000_t202" coordsize="21600,21600" o:spt="202" path="m,l,21600r21600,l21600,xe">
              <v:stroke joinstyle="miter"/>
              <v:path gradientshapeok="t" o:connecttype="rect"/>
            </v:shapetype>
            <v:shape id="Text Box 2" o:spid="_x0000_s1026" type="#_x0000_t202" style="position:absolute;margin-left:474.8pt;margin-top:51pt;width:43.5pt;height:55.85pt;z-index:-251658752;visibility:visible;mso-wrap-style:non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" stroked="f">
              <v:textbox inset="0,0,0,0">
                <w:txbxContent>
                  <w:p w14:paraId="24A2A593" w14:textId="77777777" w:rsidR="00115436" w:rsidRDefault="00115436" w:rsidP="00922B1F">
                    <w:pPr>
                      <w:pStyle w:val="MDPIheaderjournallogo"/>
                      <w:jc w:val="center"/>
                      <w:rPr>
                        <w:i w:val="0"/>
                        <w:szCs w:val="16"/>
                      </w:rPr>
                    </w:pPr>
                    <w:r w:rsidRPr="00B402AB">
                      <w:rPr>
                        <w:i w:val="0"/>
                        <w:noProof/>
                        <w:szCs w:val="16"/>
                        <w:lang w:eastAsia="ko-KR"/>
                      </w:rPr>
                      <w:drawing>
                        <wp:inline distT="0" distB="0" distL="0" distR="0" wp14:anchorId="2D71BB65" wp14:editId="7F2EE109">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v:textbox>
              <w10:wrap anchorx="page" anchory="page"/>
            </v:shape>
          </w:pict>
        </mc:Fallback>
      </mc:AlternateContent>
    </w:r>
    <w:r w:rsidRPr="00A04686">
      <w:rPr>
        <w:noProof/>
        <w:lang w:eastAsia="ko-KR"/>
      </w:rPr>
      <w:drawing>
        <wp:inline distT="0" distB="0" distL="0" distR="0" wp14:anchorId="28803B0C" wp14:editId="5A65FEDE">
          <wp:extent cx="1685925" cy="428625"/>
          <wp:effectExtent l="0" t="0" r="0" b="0"/>
          <wp:docPr id="2" name="Picture 3" descr="C:\Users\home\Desktop\logos\energi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energies-log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85925"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
    <w:nsid w:val="52611080"/>
    <w:multiLevelType w:val="hybridMultilevel"/>
    <w:tmpl w:val="6F5EC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4"/>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DPI">
    <w15:presenceInfo w15:providerId="None" w15:userId="MDPI"/>
  </w15:person>
  <w15:person w15:author="Microsoft Office User">
    <w15:presenceInfo w15:providerId="None" w15:userId="Microsoft Office User"/>
  </w15:person>
  <w15:person w15:author="Mr Tan">
    <w15:presenceInfo w15:providerId="None" w15:userId="Mr 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attachedTemplate r:id="rId1"/>
  <w:trackRevisions/>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bcwMDM3NDe1MLM0MbFU0lEKTi0uzszPAykwNK8FAApA/KEtAAAA"/>
  </w:docVars>
  <w:rsids>
    <w:rsidRoot w:val="00FB0E3B"/>
    <w:rsid w:val="00005D3C"/>
    <w:rsid w:val="00007396"/>
    <w:rsid w:val="0001271F"/>
    <w:rsid w:val="0001362A"/>
    <w:rsid w:val="0001387C"/>
    <w:rsid w:val="000220E5"/>
    <w:rsid w:val="000269B7"/>
    <w:rsid w:val="00027AC0"/>
    <w:rsid w:val="00030B32"/>
    <w:rsid w:val="00030C13"/>
    <w:rsid w:val="00032A17"/>
    <w:rsid w:val="000339E8"/>
    <w:rsid w:val="0003783F"/>
    <w:rsid w:val="0004194B"/>
    <w:rsid w:val="00043DEB"/>
    <w:rsid w:val="00045690"/>
    <w:rsid w:val="0004640E"/>
    <w:rsid w:val="0005262A"/>
    <w:rsid w:val="00071157"/>
    <w:rsid w:val="00087A33"/>
    <w:rsid w:val="00091D1D"/>
    <w:rsid w:val="00095683"/>
    <w:rsid w:val="0009574A"/>
    <w:rsid w:val="0009719E"/>
    <w:rsid w:val="000A0F10"/>
    <w:rsid w:val="000A4734"/>
    <w:rsid w:val="000A4DE0"/>
    <w:rsid w:val="000B693A"/>
    <w:rsid w:val="000C276B"/>
    <w:rsid w:val="000D06C3"/>
    <w:rsid w:val="000D621B"/>
    <w:rsid w:val="000D7349"/>
    <w:rsid w:val="000E2F05"/>
    <w:rsid w:val="000E318A"/>
    <w:rsid w:val="000E477F"/>
    <w:rsid w:val="000E5371"/>
    <w:rsid w:val="000F0C83"/>
    <w:rsid w:val="000F2895"/>
    <w:rsid w:val="000F52FB"/>
    <w:rsid w:val="000F59B5"/>
    <w:rsid w:val="000F6449"/>
    <w:rsid w:val="00100829"/>
    <w:rsid w:val="00104808"/>
    <w:rsid w:val="00110EB0"/>
    <w:rsid w:val="00111C73"/>
    <w:rsid w:val="00112BEF"/>
    <w:rsid w:val="00115102"/>
    <w:rsid w:val="00115436"/>
    <w:rsid w:val="00120BFF"/>
    <w:rsid w:val="001242EE"/>
    <w:rsid w:val="00125587"/>
    <w:rsid w:val="00137F16"/>
    <w:rsid w:val="00142233"/>
    <w:rsid w:val="00142C8E"/>
    <w:rsid w:val="001432AB"/>
    <w:rsid w:val="00144249"/>
    <w:rsid w:val="00145326"/>
    <w:rsid w:val="001465EB"/>
    <w:rsid w:val="001566F0"/>
    <w:rsid w:val="00157E99"/>
    <w:rsid w:val="00161A5C"/>
    <w:rsid w:val="001667F9"/>
    <w:rsid w:val="00170AEB"/>
    <w:rsid w:val="001731E3"/>
    <w:rsid w:val="001734B6"/>
    <w:rsid w:val="00177BEE"/>
    <w:rsid w:val="00184BE7"/>
    <w:rsid w:val="001863DB"/>
    <w:rsid w:val="00186776"/>
    <w:rsid w:val="00193ABD"/>
    <w:rsid w:val="0019498A"/>
    <w:rsid w:val="001A755E"/>
    <w:rsid w:val="001A7E19"/>
    <w:rsid w:val="001B292F"/>
    <w:rsid w:val="001B2BF6"/>
    <w:rsid w:val="001B4FC5"/>
    <w:rsid w:val="001C12D8"/>
    <w:rsid w:val="001C19BF"/>
    <w:rsid w:val="001C341E"/>
    <w:rsid w:val="001C3708"/>
    <w:rsid w:val="001C3A2C"/>
    <w:rsid w:val="001C6A98"/>
    <w:rsid w:val="001D3266"/>
    <w:rsid w:val="001D37A5"/>
    <w:rsid w:val="001E2AEB"/>
    <w:rsid w:val="001E373A"/>
    <w:rsid w:val="001E597E"/>
    <w:rsid w:val="001E63D1"/>
    <w:rsid w:val="001F7280"/>
    <w:rsid w:val="00202407"/>
    <w:rsid w:val="0021145A"/>
    <w:rsid w:val="002121DC"/>
    <w:rsid w:val="002139E5"/>
    <w:rsid w:val="00214BAF"/>
    <w:rsid w:val="00214D08"/>
    <w:rsid w:val="002168D6"/>
    <w:rsid w:val="00217EF5"/>
    <w:rsid w:val="002212E5"/>
    <w:rsid w:val="00221A27"/>
    <w:rsid w:val="00227817"/>
    <w:rsid w:val="00242445"/>
    <w:rsid w:val="0024255D"/>
    <w:rsid w:val="00243D1D"/>
    <w:rsid w:val="0024679B"/>
    <w:rsid w:val="00251D10"/>
    <w:rsid w:val="002538B3"/>
    <w:rsid w:val="00257D12"/>
    <w:rsid w:val="002620A6"/>
    <w:rsid w:val="00263A5E"/>
    <w:rsid w:val="002749FA"/>
    <w:rsid w:val="0027563D"/>
    <w:rsid w:val="0027666C"/>
    <w:rsid w:val="00277442"/>
    <w:rsid w:val="00281AAE"/>
    <w:rsid w:val="00281FE3"/>
    <w:rsid w:val="00282F96"/>
    <w:rsid w:val="00284BAF"/>
    <w:rsid w:val="00284CC6"/>
    <w:rsid w:val="00285C7F"/>
    <w:rsid w:val="00287ED2"/>
    <w:rsid w:val="00291B06"/>
    <w:rsid w:val="0029553F"/>
    <w:rsid w:val="002A19DC"/>
    <w:rsid w:val="002A30DE"/>
    <w:rsid w:val="002A45D8"/>
    <w:rsid w:val="002A46E3"/>
    <w:rsid w:val="002A49D8"/>
    <w:rsid w:val="002A648E"/>
    <w:rsid w:val="002A6908"/>
    <w:rsid w:val="002B2E80"/>
    <w:rsid w:val="002B41BB"/>
    <w:rsid w:val="002B72E6"/>
    <w:rsid w:val="002C2728"/>
    <w:rsid w:val="002C3B28"/>
    <w:rsid w:val="002C3B30"/>
    <w:rsid w:val="002D0FE9"/>
    <w:rsid w:val="002D11D7"/>
    <w:rsid w:val="002D1E59"/>
    <w:rsid w:val="002D4661"/>
    <w:rsid w:val="002D6817"/>
    <w:rsid w:val="002E0FAD"/>
    <w:rsid w:val="002E2891"/>
    <w:rsid w:val="002E3371"/>
    <w:rsid w:val="002E50DB"/>
    <w:rsid w:val="002E5F46"/>
    <w:rsid w:val="002F1EC7"/>
    <w:rsid w:val="002F5C5A"/>
    <w:rsid w:val="00300499"/>
    <w:rsid w:val="00300DDE"/>
    <w:rsid w:val="00300E6C"/>
    <w:rsid w:val="003045F8"/>
    <w:rsid w:val="00306E9D"/>
    <w:rsid w:val="0030790D"/>
    <w:rsid w:val="003216BF"/>
    <w:rsid w:val="00321D23"/>
    <w:rsid w:val="00326141"/>
    <w:rsid w:val="00331F93"/>
    <w:rsid w:val="00333A46"/>
    <w:rsid w:val="0033774F"/>
    <w:rsid w:val="00340C5A"/>
    <w:rsid w:val="0034362E"/>
    <w:rsid w:val="003446A1"/>
    <w:rsid w:val="00344DF4"/>
    <w:rsid w:val="00351DCE"/>
    <w:rsid w:val="003531C9"/>
    <w:rsid w:val="003533C3"/>
    <w:rsid w:val="003537A4"/>
    <w:rsid w:val="003541A8"/>
    <w:rsid w:val="00372433"/>
    <w:rsid w:val="00374075"/>
    <w:rsid w:val="00374CF6"/>
    <w:rsid w:val="00374D13"/>
    <w:rsid w:val="0037679A"/>
    <w:rsid w:val="00381806"/>
    <w:rsid w:val="00381ABB"/>
    <w:rsid w:val="00384AFA"/>
    <w:rsid w:val="00384E86"/>
    <w:rsid w:val="00385604"/>
    <w:rsid w:val="00391E82"/>
    <w:rsid w:val="00393EF5"/>
    <w:rsid w:val="00395EF8"/>
    <w:rsid w:val="003A722B"/>
    <w:rsid w:val="003B0223"/>
    <w:rsid w:val="003B0683"/>
    <w:rsid w:val="003B18AA"/>
    <w:rsid w:val="003B3725"/>
    <w:rsid w:val="003B51A2"/>
    <w:rsid w:val="003B5237"/>
    <w:rsid w:val="003C02DD"/>
    <w:rsid w:val="003C1BC9"/>
    <w:rsid w:val="003C6741"/>
    <w:rsid w:val="003D1580"/>
    <w:rsid w:val="003D23CD"/>
    <w:rsid w:val="003D49F2"/>
    <w:rsid w:val="003D4A4B"/>
    <w:rsid w:val="003D5DE1"/>
    <w:rsid w:val="003E085A"/>
    <w:rsid w:val="003E30D8"/>
    <w:rsid w:val="003E6019"/>
    <w:rsid w:val="003F0D98"/>
    <w:rsid w:val="003F6498"/>
    <w:rsid w:val="00401D30"/>
    <w:rsid w:val="00402BBF"/>
    <w:rsid w:val="004054BB"/>
    <w:rsid w:val="00406463"/>
    <w:rsid w:val="00407EE8"/>
    <w:rsid w:val="004118E9"/>
    <w:rsid w:val="0041239D"/>
    <w:rsid w:val="0041358A"/>
    <w:rsid w:val="00415588"/>
    <w:rsid w:val="00416901"/>
    <w:rsid w:val="00417333"/>
    <w:rsid w:val="00422686"/>
    <w:rsid w:val="0043013D"/>
    <w:rsid w:val="00431906"/>
    <w:rsid w:val="0043402E"/>
    <w:rsid w:val="004346EA"/>
    <w:rsid w:val="00435C73"/>
    <w:rsid w:val="004448A5"/>
    <w:rsid w:val="0045535A"/>
    <w:rsid w:val="00455B3A"/>
    <w:rsid w:val="004563A1"/>
    <w:rsid w:val="0045780F"/>
    <w:rsid w:val="00463B15"/>
    <w:rsid w:val="00463B5E"/>
    <w:rsid w:val="00470EDE"/>
    <w:rsid w:val="004747BC"/>
    <w:rsid w:val="0047731A"/>
    <w:rsid w:val="00481923"/>
    <w:rsid w:val="00487046"/>
    <w:rsid w:val="00487492"/>
    <w:rsid w:val="004A3049"/>
    <w:rsid w:val="004B0FF6"/>
    <w:rsid w:val="004B3504"/>
    <w:rsid w:val="004B3E7B"/>
    <w:rsid w:val="004B521A"/>
    <w:rsid w:val="004B6666"/>
    <w:rsid w:val="004B67C3"/>
    <w:rsid w:val="004B7CE7"/>
    <w:rsid w:val="004C17E4"/>
    <w:rsid w:val="004C4997"/>
    <w:rsid w:val="004D331E"/>
    <w:rsid w:val="004D38BA"/>
    <w:rsid w:val="004D5BD4"/>
    <w:rsid w:val="004D5E2D"/>
    <w:rsid w:val="004E7E94"/>
    <w:rsid w:val="004F1FE4"/>
    <w:rsid w:val="004F2FC0"/>
    <w:rsid w:val="004F34A1"/>
    <w:rsid w:val="004F46AB"/>
    <w:rsid w:val="004F4A2F"/>
    <w:rsid w:val="00503385"/>
    <w:rsid w:val="00504466"/>
    <w:rsid w:val="00504960"/>
    <w:rsid w:val="00504993"/>
    <w:rsid w:val="005110E2"/>
    <w:rsid w:val="0051591E"/>
    <w:rsid w:val="00520847"/>
    <w:rsid w:val="005211C4"/>
    <w:rsid w:val="00521FC4"/>
    <w:rsid w:val="005307D4"/>
    <w:rsid w:val="00532AAE"/>
    <w:rsid w:val="005336A6"/>
    <w:rsid w:val="00541FA5"/>
    <w:rsid w:val="00542605"/>
    <w:rsid w:val="00545A91"/>
    <w:rsid w:val="005516AA"/>
    <w:rsid w:val="00554CF6"/>
    <w:rsid w:val="00554FFF"/>
    <w:rsid w:val="005611FC"/>
    <w:rsid w:val="00561692"/>
    <w:rsid w:val="0056180A"/>
    <w:rsid w:val="00562D59"/>
    <w:rsid w:val="00564209"/>
    <w:rsid w:val="00564582"/>
    <w:rsid w:val="00576840"/>
    <w:rsid w:val="00576F0D"/>
    <w:rsid w:val="00580080"/>
    <w:rsid w:val="005817FC"/>
    <w:rsid w:val="00584F18"/>
    <w:rsid w:val="00586BAA"/>
    <w:rsid w:val="005923B7"/>
    <w:rsid w:val="00595037"/>
    <w:rsid w:val="00596828"/>
    <w:rsid w:val="005A267E"/>
    <w:rsid w:val="005A6A14"/>
    <w:rsid w:val="005B00AF"/>
    <w:rsid w:val="005B1F66"/>
    <w:rsid w:val="005B2C08"/>
    <w:rsid w:val="005B6696"/>
    <w:rsid w:val="005C411C"/>
    <w:rsid w:val="005C78B2"/>
    <w:rsid w:val="005D059B"/>
    <w:rsid w:val="005E0ED6"/>
    <w:rsid w:val="005E136A"/>
    <w:rsid w:val="005E2C13"/>
    <w:rsid w:val="005F1549"/>
    <w:rsid w:val="00602973"/>
    <w:rsid w:val="006048BE"/>
    <w:rsid w:val="00605758"/>
    <w:rsid w:val="00611E09"/>
    <w:rsid w:val="00622AF3"/>
    <w:rsid w:val="006236A1"/>
    <w:rsid w:val="0063669F"/>
    <w:rsid w:val="00636B07"/>
    <w:rsid w:val="00640789"/>
    <w:rsid w:val="00641E70"/>
    <w:rsid w:val="0064230A"/>
    <w:rsid w:val="006434EA"/>
    <w:rsid w:val="00645908"/>
    <w:rsid w:val="00647CAE"/>
    <w:rsid w:val="0065257D"/>
    <w:rsid w:val="00652E12"/>
    <w:rsid w:val="0065483E"/>
    <w:rsid w:val="00655B6C"/>
    <w:rsid w:val="0066283C"/>
    <w:rsid w:val="0066311B"/>
    <w:rsid w:val="00665B51"/>
    <w:rsid w:val="006671F3"/>
    <w:rsid w:val="00670931"/>
    <w:rsid w:val="00671D70"/>
    <w:rsid w:val="006820BB"/>
    <w:rsid w:val="006850B6"/>
    <w:rsid w:val="00692393"/>
    <w:rsid w:val="0069311B"/>
    <w:rsid w:val="0069376C"/>
    <w:rsid w:val="00695609"/>
    <w:rsid w:val="0069636B"/>
    <w:rsid w:val="0069690B"/>
    <w:rsid w:val="00696A73"/>
    <w:rsid w:val="006A3C7D"/>
    <w:rsid w:val="006A4D83"/>
    <w:rsid w:val="006A5B33"/>
    <w:rsid w:val="006A6A47"/>
    <w:rsid w:val="006C08F3"/>
    <w:rsid w:val="006D532F"/>
    <w:rsid w:val="006D7F7D"/>
    <w:rsid w:val="006E1164"/>
    <w:rsid w:val="006E3553"/>
    <w:rsid w:val="006E4017"/>
    <w:rsid w:val="006E6F20"/>
    <w:rsid w:val="006F39CC"/>
    <w:rsid w:val="00705C19"/>
    <w:rsid w:val="00710DDA"/>
    <w:rsid w:val="007154F9"/>
    <w:rsid w:val="007155C0"/>
    <w:rsid w:val="0072257F"/>
    <w:rsid w:val="00734AC3"/>
    <w:rsid w:val="00736A99"/>
    <w:rsid w:val="0074612B"/>
    <w:rsid w:val="00762DB6"/>
    <w:rsid w:val="0076547B"/>
    <w:rsid w:val="0076647A"/>
    <w:rsid w:val="00766E28"/>
    <w:rsid w:val="00767D2D"/>
    <w:rsid w:val="007707A8"/>
    <w:rsid w:val="00770A28"/>
    <w:rsid w:val="00773B25"/>
    <w:rsid w:val="00780FAF"/>
    <w:rsid w:val="00781AF3"/>
    <w:rsid w:val="00782B23"/>
    <w:rsid w:val="00786E60"/>
    <w:rsid w:val="00787D70"/>
    <w:rsid w:val="007934B5"/>
    <w:rsid w:val="007A196B"/>
    <w:rsid w:val="007A7DC9"/>
    <w:rsid w:val="007B0B23"/>
    <w:rsid w:val="007B1338"/>
    <w:rsid w:val="007B1980"/>
    <w:rsid w:val="007B2D30"/>
    <w:rsid w:val="007B4E6C"/>
    <w:rsid w:val="007B5296"/>
    <w:rsid w:val="007C104F"/>
    <w:rsid w:val="007C4237"/>
    <w:rsid w:val="007D4BAD"/>
    <w:rsid w:val="007D5347"/>
    <w:rsid w:val="007E03E5"/>
    <w:rsid w:val="007E04C2"/>
    <w:rsid w:val="007E3DAC"/>
    <w:rsid w:val="007E723E"/>
    <w:rsid w:val="007E7678"/>
    <w:rsid w:val="007E7EBB"/>
    <w:rsid w:val="007F41F0"/>
    <w:rsid w:val="007F5E0E"/>
    <w:rsid w:val="00800AA0"/>
    <w:rsid w:val="00803170"/>
    <w:rsid w:val="008131ED"/>
    <w:rsid w:val="00813755"/>
    <w:rsid w:val="0081666D"/>
    <w:rsid w:val="00816E8F"/>
    <w:rsid w:val="008175D3"/>
    <w:rsid w:val="00825AAF"/>
    <w:rsid w:val="00834140"/>
    <w:rsid w:val="00834A9C"/>
    <w:rsid w:val="00835516"/>
    <w:rsid w:val="00835B59"/>
    <w:rsid w:val="0083730C"/>
    <w:rsid w:val="008406FD"/>
    <w:rsid w:val="00840921"/>
    <w:rsid w:val="00840E92"/>
    <w:rsid w:val="008410F7"/>
    <w:rsid w:val="0084692A"/>
    <w:rsid w:val="008470E9"/>
    <w:rsid w:val="00850554"/>
    <w:rsid w:val="00851236"/>
    <w:rsid w:val="00857C5B"/>
    <w:rsid w:val="00866118"/>
    <w:rsid w:val="0087241C"/>
    <w:rsid w:val="00874B5B"/>
    <w:rsid w:val="00887D65"/>
    <w:rsid w:val="008900B7"/>
    <w:rsid w:val="00890732"/>
    <w:rsid w:val="00892AEF"/>
    <w:rsid w:val="008A0331"/>
    <w:rsid w:val="008A5D0A"/>
    <w:rsid w:val="008B195D"/>
    <w:rsid w:val="008B2431"/>
    <w:rsid w:val="008C0563"/>
    <w:rsid w:val="008C2007"/>
    <w:rsid w:val="008C7650"/>
    <w:rsid w:val="008D01DF"/>
    <w:rsid w:val="008D12E5"/>
    <w:rsid w:val="008D3D07"/>
    <w:rsid w:val="008D5310"/>
    <w:rsid w:val="008D5673"/>
    <w:rsid w:val="008E058A"/>
    <w:rsid w:val="008E0BDB"/>
    <w:rsid w:val="008E45B9"/>
    <w:rsid w:val="008F7826"/>
    <w:rsid w:val="0090062F"/>
    <w:rsid w:val="00904098"/>
    <w:rsid w:val="00904355"/>
    <w:rsid w:val="0091313A"/>
    <w:rsid w:val="00916FD7"/>
    <w:rsid w:val="00920ED2"/>
    <w:rsid w:val="00922786"/>
    <w:rsid w:val="009229D3"/>
    <w:rsid w:val="00922B1F"/>
    <w:rsid w:val="009276F4"/>
    <w:rsid w:val="00927AB4"/>
    <w:rsid w:val="0093025A"/>
    <w:rsid w:val="009334CC"/>
    <w:rsid w:val="00936402"/>
    <w:rsid w:val="009458C2"/>
    <w:rsid w:val="00945CB1"/>
    <w:rsid w:val="00947A80"/>
    <w:rsid w:val="00951830"/>
    <w:rsid w:val="009559E0"/>
    <w:rsid w:val="00957740"/>
    <w:rsid w:val="00957EDF"/>
    <w:rsid w:val="0096774D"/>
    <w:rsid w:val="00970AAE"/>
    <w:rsid w:val="00970B19"/>
    <w:rsid w:val="009712FC"/>
    <w:rsid w:val="009721FD"/>
    <w:rsid w:val="0097257F"/>
    <w:rsid w:val="0098016C"/>
    <w:rsid w:val="009839B5"/>
    <w:rsid w:val="009841F9"/>
    <w:rsid w:val="009877E7"/>
    <w:rsid w:val="009A0616"/>
    <w:rsid w:val="009A131C"/>
    <w:rsid w:val="009A2D9A"/>
    <w:rsid w:val="009B5517"/>
    <w:rsid w:val="009C2A35"/>
    <w:rsid w:val="009C376F"/>
    <w:rsid w:val="009C66EF"/>
    <w:rsid w:val="009C69D7"/>
    <w:rsid w:val="009D5330"/>
    <w:rsid w:val="009D575F"/>
    <w:rsid w:val="009D7A60"/>
    <w:rsid w:val="009D7ECF"/>
    <w:rsid w:val="009E18F7"/>
    <w:rsid w:val="009E7C0C"/>
    <w:rsid w:val="009F0430"/>
    <w:rsid w:val="009F14D6"/>
    <w:rsid w:val="009F2CA0"/>
    <w:rsid w:val="009F359C"/>
    <w:rsid w:val="009F70E6"/>
    <w:rsid w:val="00A02913"/>
    <w:rsid w:val="00A03308"/>
    <w:rsid w:val="00A038A4"/>
    <w:rsid w:val="00A1078B"/>
    <w:rsid w:val="00A21586"/>
    <w:rsid w:val="00A22CA2"/>
    <w:rsid w:val="00A22E59"/>
    <w:rsid w:val="00A26118"/>
    <w:rsid w:val="00A2674C"/>
    <w:rsid w:val="00A321CC"/>
    <w:rsid w:val="00A33D62"/>
    <w:rsid w:val="00A3666F"/>
    <w:rsid w:val="00A40599"/>
    <w:rsid w:val="00A40A1A"/>
    <w:rsid w:val="00A41FE6"/>
    <w:rsid w:val="00A43E35"/>
    <w:rsid w:val="00A44E07"/>
    <w:rsid w:val="00A45655"/>
    <w:rsid w:val="00A61F10"/>
    <w:rsid w:val="00A62B0B"/>
    <w:rsid w:val="00A63A6B"/>
    <w:rsid w:val="00A72544"/>
    <w:rsid w:val="00A757B0"/>
    <w:rsid w:val="00A812AE"/>
    <w:rsid w:val="00A834F5"/>
    <w:rsid w:val="00A838D9"/>
    <w:rsid w:val="00A83AE4"/>
    <w:rsid w:val="00A859B9"/>
    <w:rsid w:val="00A87694"/>
    <w:rsid w:val="00A953FB"/>
    <w:rsid w:val="00AA1D37"/>
    <w:rsid w:val="00AA1F5A"/>
    <w:rsid w:val="00AA4E20"/>
    <w:rsid w:val="00AA57CB"/>
    <w:rsid w:val="00AB0526"/>
    <w:rsid w:val="00AB30C1"/>
    <w:rsid w:val="00AB7DF9"/>
    <w:rsid w:val="00AC35D1"/>
    <w:rsid w:val="00AC498A"/>
    <w:rsid w:val="00AC5C3F"/>
    <w:rsid w:val="00AD142B"/>
    <w:rsid w:val="00AD29B1"/>
    <w:rsid w:val="00AE12CA"/>
    <w:rsid w:val="00AE20E5"/>
    <w:rsid w:val="00AE27C4"/>
    <w:rsid w:val="00AE32BD"/>
    <w:rsid w:val="00AF511D"/>
    <w:rsid w:val="00B01517"/>
    <w:rsid w:val="00B02FDF"/>
    <w:rsid w:val="00B13695"/>
    <w:rsid w:val="00B140D5"/>
    <w:rsid w:val="00B167F7"/>
    <w:rsid w:val="00B16D68"/>
    <w:rsid w:val="00B2362A"/>
    <w:rsid w:val="00B25621"/>
    <w:rsid w:val="00B31C81"/>
    <w:rsid w:val="00B327A8"/>
    <w:rsid w:val="00B35558"/>
    <w:rsid w:val="00B400CB"/>
    <w:rsid w:val="00B402AB"/>
    <w:rsid w:val="00B46C6F"/>
    <w:rsid w:val="00B56845"/>
    <w:rsid w:val="00B60B81"/>
    <w:rsid w:val="00B62D78"/>
    <w:rsid w:val="00B67A69"/>
    <w:rsid w:val="00B70695"/>
    <w:rsid w:val="00B71A0E"/>
    <w:rsid w:val="00B729EF"/>
    <w:rsid w:val="00B76A8D"/>
    <w:rsid w:val="00B83263"/>
    <w:rsid w:val="00B85313"/>
    <w:rsid w:val="00B85566"/>
    <w:rsid w:val="00B865DB"/>
    <w:rsid w:val="00B86963"/>
    <w:rsid w:val="00B86A9A"/>
    <w:rsid w:val="00B91D05"/>
    <w:rsid w:val="00B93C91"/>
    <w:rsid w:val="00BA70FE"/>
    <w:rsid w:val="00BB29DD"/>
    <w:rsid w:val="00BB2F77"/>
    <w:rsid w:val="00BB67D1"/>
    <w:rsid w:val="00BB6E56"/>
    <w:rsid w:val="00BC0624"/>
    <w:rsid w:val="00BC381C"/>
    <w:rsid w:val="00BC5360"/>
    <w:rsid w:val="00BC6D11"/>
    <w:rsid w:val="00BD09D9"/>
    <w:rsid w:val="00BD1D2E"/>
    <w:rsid w:val="00BD2238"/>
    <w:rsid w:val="00BD2A39"/>
    <w:rsid w:val="00BD307D"/>
    <w:rsid w:val="00BD59DD"/>
    <w:rsid w:val="00BD6693"/>
    <w:rsid w:val="00BE1F28"/>
    <w:rsid w:val="00BE2605"/>
    <w:rsid w:val="00BE36C6"/>
    <w:rsid w:val="00BE3A1F"/>
    <w:rsid w:val="00BE42FA"/>
    <w:rsid w:val="00BE43F7"/>
    <w:rsid w:val="00BE5C1D"/>
    <w:rsid w:val="00BE7D74"/>
    <w:rsid w:val="00BF0D63"/>
    <w:rsid w:val="00BF1953"/>
    <w:rsid w:val="00BF5658"/>
    <w:rsid w:val="00BF62D6"/>
    <w:rsid w:val="00C03173"/>
    <w:rsid w:val="00C14295"/>
    <w:rsid w:val="00C1505B"/>
    <w:rsid w:val="00C162A6"/>
    <w:rsid w:val="00C2154E"/>
    <w:rsid w:val="00C23612"/>
    <w:rsid w:val="00C248F6"/>
    <w:rsid w:val="00C333B0"/>
    <w:rsid w:val="00C44CD2"/>
    <w:rsid w:val="00C454E8"/>
    <w:rsid w:val="00C4647A"/>
    <w:rsid w:val="00C46E3F"/>
    <w:rsid w:val="00C50773"/>
    <w:rsid w:val="00C5242B"/>
    <w:rsid w:val="00C553EA"/>
    <w:rsid w:val="00C570AF"/>
    <w:rsid w:val="00C600FB"/>
    <w:rsid w:val="00C60872"/>
    <w:rsid w:val="00C621D0"/>
    <w:rsid w:val="00C63ABF"/>
    <w:rsid w:val="00C702CB"/>
    <w:rsid w:val="00C75B20"/>
    <w:rsid w:val="00C75DFE"/>
    <w:rsid w:val="00C800D4"/>
    <w:rsid w:val="00C802B6"/>
    <w:rsid w:val="00C80407"/>
    <w:rsid w:val="00C84C4F"/>
    <w:rsid w:val="00C92D53"/>
    <w:rsid w:val="00C93591"/>
    <w:rsid w:val="00C94224"/>
    <w:rsid w:val="00C96CEA"/>
    <w:rsid w:val="00CA03A7"/>
    <w:rsid w:val="00CA0476"/>
    <w:rsid w:val="00CA166D"/>
    <w:rsid w:val="00CA439D"/>
    <w:rsid w:val="00CA4577"/>
    <w:rsid w:val="00CA4976"/>
    <w:rsid w:val="00CA7B50"/>
    <w:rsid w:val="00CB7014"/>
    <w:rsid w:val="00CC2F4B"/>
    <w:rsid w:val="00CC6A23"/>
    <w:rsid w:val="00CD0E05"/>
    <w:rsid w:val="00CD1885"/>
    <w:rsid w:val="00CD2202"/>
    <w:rsid w:val="00CD4CB9"/>
    <w:rsid w:val="00CD7AAD"/>
    <w:rsid w:val="00CE0185"/>
    <w:rsid w:val="00CE059F"/>
    <w:rsid w:val="00CE303F"/>
    <w:rsid w:val="00CE7624"/>
    <w:rsid w:val="00CF343D"/>
    <w:rsid w:val="00CF7D5D"/>
    <w:rsid w:val="00D004EE"/>
    <w:rsid w:val="00D05104"/>
    <w:rsid w:val="00D05DF8"/>
    <w:rsid w:val="00D10903"/>
    <w:rsid w:val="00D138B2"/>
    <w:rsid w:val="00D16121"/>
    <w:rsid w:val="00D229B3"/>
    <w:rsid w:val="00D37657"/>
    <w:rsid w:val="00D64916"/>
    <w:rsid w:val="00D66D27"/>
    <w:rsid w:val="00D701DD"/>
    <w:rsid w:val="00D71F23"/>
    <w:rsid w:val="00D73891"/>
    <w:rsid w:val="00D77385"/>
    <w:rsid w:val="00D84C38"/>
    <w:rsid w:val="00D855FC"/>
    <w:rsid w:val="00D8736D"/>
    <w:rsid w:val="00D87BF7"/>
    <w:rsid w:val="00D87DA7"/>
    <w:rsid w:val="00D923DD"/>
    <w:rsid w:val="00D92EE6"/>
    <w:rsid w:val="00D930EA"/>
    <w:rsid w:val="00D9525A"/>
    <w:rsid w:val="00D97F2C"/>
    <w:rsid w:val="00DA0144"/>
    <w:rsid w:val="00DA27CA"/>
    <w:rsid w:val="00DA2C87"/>
    <w:rsid w:val="00DA54D8"/>
    <w:rsid w:val="00DA77BC"/>
    <w:rsid w:val="00DB7EFE"/>
    <w:rsid w:val="00DC351F"/>
    <w:rsid w:val="00DC7272"/>
    <w:rsid w:val="00DD5F47"/>
    <w:rsid w:val="00DE34CD"/>
    <w:rsid w:val="00DF7ECE"/>
    <w:rsid w:val="00E00840"/>
    <w:rsid w:val="00E0483E"/>
    <w:rsid w:val="00E048FA"/>
    <w:rsid w:val="00E13585"/>
    <w:rsid w:val="00E22158"/>
    <w:rsid w:val="00E24431"/>
    <w:rsid w:val="00E2577B"/>
    <w:rsid w:val="00E311E4"/>
    <w:rsid w:val="00E35629"/>
    <w:rsid w:val="00E476FE"/>
    <w:rsid w:val="00E52F0D"/>
    <w:rsid w:val="00E54521"/>
    <w:rsid w:val="00E54CFF"/>
    <w:rsid w:val="00E579A7"/>
    <w:rsid w:val="00E6224A"/>
    <w:rsid w:val="00E721C6"/>
    <w:rsid w:val="00E75B06"/>
    <w:rsid w:val="00E82F02"/>
    <w:rsid w:val="00E83281"/>
    <w:rsid w:val="00E847BE"/>
    <w:rsid w:val="00E90D3D"/>
    <w:rsid w:val="00E96D3C"/>
    <w:rsid w:val="00E97822"/>
    <w:rsid w:val="00EA48FE"/>
    <w:rsid w:val="00EA5DC8"/>
    <w:rsid w:val="00EB330E"/>
    <w:rsid w:val="00EB5E5F"/>
    <w:rsid w:val="00EB643F"/>
    <w:rsid w:val="00EC0050"/>
    <w:rsid w:val="00EC0DF6"/>
    <w:rsid w:val="00EC1818"/>
    <w:rsid w:val="00EC2B07"/>
    <w:rsid w:val="00EC4121"/>
    <w:rsid w:val="00EC5B3C"/>
    <w:rsid w:val="00ED2255"/>
    <w:rsid w:val="00ED324A"/>
    <w:rsid w:val="00ED474D"/>
    <w:rsid w:val="00ED4F43"/>
    <w:rsid w:val="00ED526F"/>
    <w:rsid w:val="00EE22DC"/>
    <w:rsid w:val="00EE2BEB"/>
    <w:rsid w:val="00EE30F7"/>
    <w:rsid w:val="00EF0A48"/>
    <w:rsid w:val="00F00023"/>
    <w:rsid w:val="00F03C90"/>
    <w:rsid w:val="00F07407"/>
    <w:rsid w:val="00F1070B"/>
    <w:rsid w:val="00F10807"/>
    <w:rsid w:val="00F165F6"/>
    <w:rsid w:val="00F17D7D"/>
    <w:rsid w:val="00F21113"/>
    <w:rsid w:val="00F22628"/>
    <w:rsid w:val="00F4370D"/>
    <w:rsid w:val="00F458C2"/>
    <w:rsid w:val="00F521F7"/>
    <w:rsid w:val="00F528E4"/>
    <w:rsid w:val="00F53769"/>
    <w:rsid w:val="00F54E1F"/>
    <w:rsid w:val="00F559D8"/>
    <w:rsid w:val="00F61965"/>
    <w:rsid w:val="00F633D7"/>
    <w:rsid w:val="00F6461A"/>
    <w:rsid w:val="00F65142"/>
    <w:rsid w:val="00F65329"/>
    <w:rsid w:val="00F67DDF"/>
    <w:rsid w:val="00F71706"/>
    <w:rsid w:val="00F729C5"/>
    <w:rsid w:val="00F743D3"/>
    <w:rsid w:val="00F769DC"/>
    <w:rsid w:val="00F81225"/>
    <w:rsid w:val="00F87517"/>
    <w:rsid w:val="00F87FAA"/>
    <w:rsid w:val="00F90C35"/>
    <w:rsid w:val="00F935A3"/>
    <w:rsid w:val="00F93D21"/>
    <w:rsid w:val="00FA02C7"/>
    <w:rsid w:val="00FA3FE1"/>
    <w:rsid w:val="00FA42B6"/>
    <w:rsid w:val="00FA6102"/>
    <w:rsid w:val="00FB0E3B"/>
    <w:rsid w:val="00FB2EFF"/>
    <w:rsid w:val="00FB62CB"/>
    <w:rsid w:val="00FC08D8"/>
    <w:rsid w:val="00FC1C29"/>
    <w:rsid w:val="00FC296A"/>
    <w:rsid w:val="00FC43AF"/>
    <w:rsid w:val="00FC50E0"/>
    <w:rsid w:val="00FC65D8"/>
    <w:rsid w:val="00FC6BCB"/>
    <w:rsid w:val="00FD103A"/>
    <w:rsid w:val="00FD4CEF"/>
    <w:rsid w:val="00FD68D3"/>
    <w:rsid w:val="00FE29C6"/>
    <w:rsid w:val="00FE2AF6"/>
    <w:rsid w:val="00FE6C87"/>
    <w:rsid w:val="00FF7D37"/>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47C242F"/>
  <w15:docId w15:val="{433E44FB-D62E-4169-930F-997027C7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21A27"/>
    <w:pPr>
      <w:overflowPunct w:val="0"/>
      <w:autoSpaceDE w:val="0"/>
      <w:autoSpaceDN w:val="0"/>
      <w:adjustRightInd w:val="0"/>
      <w:spacing w:line="240" w:lineRule="atLeast"/>
      <w:ind w:firstLine="227"/>
      <w:jc w:val="both"/>
      <w:textAlignment w:val="baseline"/>
    </w:pPr>
    <w:rPr>
      <w:rFonts w:ascii="Times New Roman" w:eastAsia="Times New Roman" w:hAnsi="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B402AB"/>
    <w:pPr>
      <w:spacing w:before="240" w:line="240" w:lineRule="auto"/>
      <w:ind w:firstLine="0"/>
      <w:jc w:val="left"/>
    </w:pPr>
    <w:rPr>
      <w:i/>
    </w:rPr>
  </w:style>
  <w:style w:type="paragraph" w:customStyle="1" w:styleId="MDPI12title">
    <w:name w:val="MDPI_1.2_title"/>
    <w:next w:val="MDPI13authornames"/>
    <w:qFormat/>
    <w:rsid w:val="00B402AB"/>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B402AB"/>
    <w:pPr>
      <w:spacing w:after="120"/>
      <w:ind w:firstLine="0"/>
      <w:jc w:val="left"/>
    </w:pPr>
    <w:rPr>
      <w:b/>
      <w:snapToGrid/>
    </w:rPr>
  </w:style>
  <w:style w:type="paragraph" w:customStyle="1" w:styleId="MDPI14history">
    <w:name w:val="MDPI_1.4_history"/>
    <w:basedOn w:val="MDPI62Acknowledgments"/>
    <w:next w:val="Normal"/>
    <w:qFormat/>
    <w:rsid w:val="00B402AB"/>
    <w:pPr>
      <w:ind w:left="113"/>
      <w:jc w:val="left"/>
    </w:pPr>
    <w:rPr>
      <w:snapToGrid/>
    </w:rPr>
  </w:style>
  <w:style w:type="paragraph" w:customStyle="1" w:styleId="MDPI16affiliation">
    <w:name w:val="MDPI_1.6_affiliation"/>
    <w:basedOn w:val="MDPI62Acknowledgments"/>
    <w:qFormat/>
    <w:rsid w:val="00B402AB"/>
    <w:pPr>
      <w:spacing w:before="0"/>
      <w:ind w:left="311" w:hanging="198"/>
      <w:jc w:val="left"/>
    </w:pPr>
    <w:rPr>
      <w:snapToGrid/>
      <w:szCs w:val="18"/>
    </w:rPr>
  </w:style>
  <w:style w:type="paragraph" w:customStyle="1" w:styleId="MDPI17abstract">
    <w:name w:val="MDPI_1.7_abstract"/>
    <w:basedOn w:val="MDPI31text"/>
    <w:next w:val="MDPI18keywords"/>
    <w:qFormat/>
    <w:rsid w:val="00B402AB"/>
    <w:pPr>
      <w:spacing w:before="240"/>
      <w:ind w:left="113" w:firstLine="0"/>
    </w:pPr>
    <w:rPr>
      <w:snapToGrid/>
    </w:rPr>
  </w:style>
  <w:style w:type="paragraph" w:customStyle="1" w:styleId="MDPI18keywords">
    <w:name w:val="MDPI_1.8_keywords"/>
    <w:basedOn w:val="MDPI31text"/>
    <w:next w:val="Normal"/>
    <w:qFormat/>
    <w:rsid w:val="00B402AB"/>
    <w:pPr>
      <w:spacing w:before="240"/>
      <w:ind w:left="113" w:firstLine="0"/>
    </w:pPr>
  </w:style>
  <w:style w:type="paragraph" w:customStyle="1" w:styleId="MDPI19line">
    <w:name w:val="MDPI_1.9_line"/>
    <w:basedOn w:val="MDPI31text"/>
    <w:qFormat/>
    <w:rsid w:val="00B402AB"/>
    <w:pPr>
      <w:pBdr>
        <w:bottom w:val="single" w:sz="6" w:space="1" w:color="auto"/>
      </w:pBdr>
      <w:ind w:firstLine="0"/>
    </w:pPr>
    <w:rPr>
      <w:snapToGrid/>
      <w:szCs w:val="24"/>
    </w:rPr>
  </w:style>
  <w:style w:type="paragraph" w:styleId="Footer">
    <w:name w:val="footer"/>
    <w:basedOn w:val="Normal"/>
    <w:link w:val="FooterChar"/>
    <w:uiPriority w:val="99"/>
    <w:rsid w:val="00B402AB"/>
    <w:pPr>
      <w:tabs>
        <w:tab w:val="center" w:pos="4153"/>
        <w:tab w:val="right" w:pos="8306"/>
      </w:tabs>
      <w:snapToGrid w:val="0"/>
    </w:pPr>
    <w:rPr>
      <w:sz w:val="18"/>
      <w:szCs w:val="18"/>
    </w:rPr>
  </w:style>
  <w:style w:type="character" w:customStyle="1" w:styleId="FooterChar">
    <w:name w:val="Footer Char"/>
    <w:link w:val="Footer"/>
    <w:uiPriority w:val="99"/>
    <w:rsid w:val="00B402AB"/>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B402A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B402AB"/>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B402AB"/>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B402AB"/>
    <w:pPr>
      <w:ind w:firstLine="0"/>
    </w:pPr>
  </w:style>
  <w:style w:type="paragraph" w:customStyle="1" w:styleId="MDPI33textspaceafter">
    <w:name w:val="MDPI_3.3_text_space_after"/>
    <w:basedOn w:val="MDPI31text"/>
    <w:qFormat/>
    <w:rsid w:val="00B402AB"/>
    <w:pPr>
      <w:spacing w:after="240"/>
    </w:pPr>
  </w:style>
  <w:style w:type="paragraph" w:customStyle="1" w:styleId="MDPI34textspacebefore">
    <w:name w:val="MDPI_3.4_text_space_before"/>
    <w:basedOn w:val="MDPI31text"/>
    <w:qFormat/>
    <w:rsid w:val="00B402AB"/>
    <w:pPr>
      <w:spacing w:before="240"/>
    </w:pPr>
  </w:style>
  <w:style w:type="paragraph" w:customStyle="1" w:styleId="MDPI35textbeforelist">
    <w:name w:val="MDPI_3.5_text_before_list"/>
    <w:basedOn w:val="MDPI31text"/>
    <w:qFormat/>
    <w:rsid w:val="00B402AB"/>
    <w:pPr>
      <w:spacing w:after="120"/>
    </w:pPr>
  </w:style>
  <w:style w:type="paragraph" w:customStyle="1" w:styleId="MDPI36textafterlist">
    <w:name w:val="MDPI_3.6_text_after_list"/>
    <w:basedOn w:val="MDPI31text"/>
    <w:qFormat/>
    <w:rsid w:val="00B402AB"/>
    <w:pPr>
      <w:spacing w:before="120"/>
    </w:pPr>
  </w:style>
  <w:style w:type="paragraph" w:customStyle="1" w:styleId="MDPI37itemize">
    <w:name w:val="MDPI_3.7_itemize"/>
    <w:basedOn w:val="MDPI31text"/>
    <w:qFormat/>
    <w:rsid w:val="00B402AB"/>
    <w:pPr>
      <w:numPr>
        <w:numId w:val="1"/>
      </w:numPr>
      <w:ind w:left="425" w:hanging="425"/>
    </w:pPr>
  </w:style>
  <w:style w:type="paragraph" w:customStyle="1" w:styleId="MDPI38bullet">
    <w:name w:val="MDPI_3.8_bullet"/>
    <w:basedOn w:val="MDPI31text"/>
    <w:qFormat/>
    <w:rsid w:val="00B402AB"/>
    <w:pPr>
      <w:numPr>
        <w:numId w:val="2"/>
      </w:numPr>
      <w:ind w:left="425" w:hanging="425"/>
    </w:pPr>
  </w:style>
  <w:style w:type="paragraph" w:customStyle="1" w:styleId="MDPI39equation">
    <w:name w:val="MDPI_3.9_equation"/>
    <w:basedOn w:val="MDPI31text"/>
    <w:qFormat/>
    <w:rsid w:val="00B402AB"/>
    <w:pPr>
      <w:spacing w:before="120" w:after="120"/>
      <w:ind w:left="709" w:firstLine="0"/>
      <w:jc w:val="center"/>
    </w:pPr>
  </w:style>
  <w:style w:type="paragraph" w:customStyle="1" w:styleId="MDPI3aequationnumber">
    <w:name w:val="MDPI_3.a_equation_number"/>
    <w:basedOn w:val="MDPI31text"/>
    <w:qFormat/>
    <w:rsid w:val="00B402AB"/>
    <w:pPr>
      <w:spacing w:before="120" w:after="120" w:line="240" w:lineRule="auto"/>
      <w:ind w:firstLine="0"/>
      <w:jc w:val="right"/>
    </w:pPr>
  </w:style>
  <w:style w:type="paragraph" w:customStyle="1" w:styleId="MDPI62Acknowledgments">
    <w:name w:val="MDPI_6.2_Acknowledgments"/>
    <w:qFormat/>
    <w:rsid w:val="00B402AB"/>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B402AB"/>
    <w:pPr>
      <w:spacing w:before="240" w:after="120" w:line="260" w:lineRule="atLeast"/>
      <w:ind w:left="425" w:right="425"/>
    </w:pPr>
    <w:rPr>
      <w:snapToGrid/>
      <w:szCs w:val="22"/>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B402AB"/>
    <w:pPr>
      <w:spacing w:before="0"/>
      <w:ind w:left="0" w:right="0"/>
    </w:pPr>
  </w:style>
  <w:style w:type="paragraph" w:customStyle="1" w:styleId="MDPI51figurecaption">
    <w:name w:val="MDPI_5.1_figure_caption"/>
    <w:basedOn w:val="MDPI62Acknowledgments"/>
    <w:qFormat/>
    <w:rsid w:val="00B402AB"/>
    <w:pPr>
      <w:spacing w:after="240" w:line="260" w:lineRule="atLeast"/>
      <w:ind w:left="425" w:right="425"/>
    </w:pPr>
    <w:rPr>
      <w:snapToGrid/>
    </w:rPr>
  </w:style>
  <w:style w:type="paragraph" w:customStyle="1" w:styleId="MDPI52figure">
    <w:name w:val="MDPI_5.2_figure"/>
    <w:qFormat/>
    <w:rsid w:val="00B402AB"/>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B402AB"/>
    <w:pPr>
      <w:spacing w:before="240"/>
    </w:pPr>
    <w:rPr>
      <w:lang w:eastAsia="en-US"/>
    </w:rPr>
  </w:style>
  <w:style w:type="paragraph" w:customStyle="1" w:styleId="MDPI63AuthorContributions">
    <w:name w:val="MDPI_6.3_AuthorContributions"/>
    <w:basedOn w:val="MDPI62Acknowledgments"/>
    <w:qFormat/>
    <w:rsid w:val="00B402AB"/>
    <w:rPr>
      <w:rFonts w:eastAsia="SimSun"/>
      <w:color w:val="auto"/>
      <w:lang w:eastAsia="en-US"/>
    </w:rPr>
  </w:style>
  <w:style w:type="paragraph" w:customStyle="1" w:styleId="MDPI64CoI">
    <w:name w:val="MDPI_6.4_CoI"/>
    <w:basedOn w:val="MDPI62Acknowledgments"/>
    <w:qFormat/>
    <w:rsid w:val="00B402AB"/>
  </w:style>
  <w:style w:type="paragraph" w:customStyle="1" w:styleId="MDPI81theorem">
    <w:name w:val="MDPI_8.1_theorem"/>
    <w:basedOn w:val="MDPI32textnoindent"/>
    <w:qFormat/>
    <w:rsid w:val="00B402AB"/>
    <w:rPr>
      <w:i/>
    </w:rPr>
  </w:style>
  <w:style w:type="paragraph" w:customStyle="1" w:styleId="MDPI82proof">
    <w:name w:val="MDPI_8.2_proof"/>
    <w:basedOn w:val="MDPI32textnoindent"/>
    <w:qFormat/>
    <w:rsid w:val="00B402AB"/>
  </w:style>
  <w:style w:type="paragraph" w:customStyle="1" w:styleId="MDPIfooterfirstpage">
    <w:name w:val="MDPI_footer_firstpage"/>
    <w:basedOn w:val="Normal"/>
    <w:qFormat/>
    <w:rsid w:val="00B402AB"/>
    <w:pPr>
      <w:tabs>
        <w:tab w:val="right" w:pos="8845"/>
      </w:tabs>
      <w:snapToGrid w:val="0"/>
      <w:spacing w:before="120" w:line="160" w:lineRule="exact"/>
      <w:jc w:val="left"/>
    </w:pPr>
    <w:rPr>
      <w:rFonts w:ascii="Palatino Linotype" w:hAnsi="Palatino Linotype"/>
      <w:sz w:val="16"/>
    </w:rPr>
  </w:style>
  <w:style w:type="paragraph" w:customStyle="1" w:styleId="MDPI31text">
    <w:name w:val="MDPI_3.1_text"/>
    <w:qFormat/>
    <w:rsid w:val="00B402AB"/>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B402AB"/>
    <w:pPr>
      <w:spacing w:before="240" w:after="120"/>
      <w:ind w:firstLine="0"/>
      <w:jc w:val="left"/>
      <w:outlineLvl w:val="2"/>
    </w:pPr>
  </w:style>
  <w:style w:type="paragraph" w:customStyle="1" w:styleId="MDPI21heading1">
    <w:name w:val="MDPI_2.1_heading1"/>
    <w:basedOn w:val="MDPI23heading3"/>
    <w:qFormat/>
    <w:rsid w:val="00B402AB"/>
    <w:pPr>
      <w:outlineLvl w:val="0"/>
    </w:pPr>
    <w:rPr>
      <w:b/>
    </w:rPr>
  </w:style>
  <w:style w:type="paragraph" w:customStyle="1" w:styleId="MDPI22heading2">
    <w:name w:val="MDPI_2.2_heading2"/>
    <w:basedOn w:val="Normal"/>
    <w:qFormat/>
    <w:rsid w:val="00B402AB"/>
    <w:pPr>
      <w:kinsoku w:val="0"/>
      <w:snapToGrid w:val="0"/>
      <w:spacing w:before="240" w:after="120" w:line="260" w:lineRule="atLeast"/>
      <w:jc w:val="left"/>
      <w:outlineLvl w:val="1"/>
    </w:pPr>
    <w:rPr>
      <w:rFonts w:ascii="Palatino Linotype" w:hAnsi="Palatino Linotype"/>
      <w:i/>
      <w:noProof/>
      <w:snapToGrid w:val="0"/>
      <w:szCs w:val="22"/>
      <w:lang w:bidi="en-US"/>
    </w:rPr>
  </w:style>
  <w:style w:type="paragraph" w:customStyle="1" w:styleId="MDPI71References">
    <w:name w:val="MDPI_7.1_References"/>
    <w:basedOn w:val="MDPI62Acknowledgments"/>
    <w:qFormat/>
    <w:rsid w:val="00B402AB"/>
    <w:pPr>
      <w:numPr>
        <w:numId w:val="3"/>
      </w:numPr>
      <w:spacing w:before="0" w:line="260" w:lineRule="atLeast"/>
      <w:ind w:left="425" w:hanging="425"/>
    </w:pPr>
  </w:style>
  <w:style w:type="paragraph" w:styleId="BalloonText">
    <w:name w:val="Balloon Text"/>
    <w:basedOn w:val="Normal"/>
    <w:link w:val="BalloonTextChar"/>
    <w:uiPriority w:val="99"/>
    <w:semiHidden/>
    <w:unhideWhenUsed/>
    <w:rsid w:val="00B402AB"/>
    <w:pPr>
      <w:spacing w:line="240" w:lineRule="auto"/>
    </w:pPr>
    <w:rPr>
      <w:sz w:val="18"/>
      <w:szCs w:val="18"/>
    </w:rPr>
  </w:style>
  <w:style w:type="character" w:customStyle="1" w:styleId="BalloonTextChar">
    <w:name w:val="Balloon Text Char"/>
    <w:link w:val="BalloonText"/>
    <w:uiPriority w:val="99"/>
    <w:semiHidden/>
    <w:rsid w:val="00B402AB"/>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B402AB"/>
  </w:style>
  <w:style w:type="table" w:customStyle="1" w:styleId="MDPI41threelinetable">
    <w:name w:val="MDPI_4.1_three_line_table"/>
    <w:basedOn w:val="TableNormal"/>
    <w:uiPriority w:val="99"/>
    <w:rsid w:val="00B865DB"/>
    <w:pPr>
      <w:adjustRightInd w:val="0"/>
      <w:snapToGrid w:val="0"/>
      <w:jc w:val="center"/>
    </w:pPr>
    <w:rPr>
      <w:rFonts w:ascii="Palatino Linotype" w:hAnsi="Palatino Linotype"/>
      <w:color w:val="000000"/>
    </w:rPr>
    <w:tblPr>
      <w:jc w:val="center"/>
      <w:tblInd w:w="0" w:type="dxa"/>
      <w:tblBorders>
        <w:top w:val="single" w:sz="8" w:space="0" w:color="auto"/>
        <w:bottom w:val="single" w:sz="8" w:space="0" w:color="auto"/>
      </w:tblBorders>
      <w:tblCellMar>
        <w:top w:w="0" w:type="dxa"/>
        <w:left w:w="108" w:type="dxa"/>
        <w:bottom w:w="0" w:type="dxa"/>
        <w:right w:w="108" w:type="dxa"/>
      </w:tblCellMar>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AF511D"/>
    <w:rPr>
      <w:color w:val="0563C1"/>
      <w:u w:val="single"/>
    </w:rPr>
  </w:style>
  <w:style w:type="character" w:customStyle="1" w:styleId="UnresolvedMention1">
    <w:name w:val="Unresolved Mention1"/>
    <w:uiPriority w:val="99"/>
    <w:semiHidden/>
    <w:unhideWhenUsed/>
    <w:rsid w:val="00FB62CB"/>
    <w:rPr>
      <w:color w:val="605E5C"/>
      <w:shd w:val="clear" w:color="auto" w:fill="E1DFDD"/>
    </w:rPr>
  </w:style>
  <w:style w:type="table" w:styleId="TableGrid">
    <w:name w:val="Table Grid"/>
    <w:basedOn w:val="TableNormal"/>
    <w:rsid w:val="00E847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41">
    <w:name w:val="Plain Table 41"/>
    <w:basedOn w:val="TableNormal"/>
    <w:uiPriority w:val="44"/>
    <w:rsid w:val="00E847BE"/>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74PublishersNote">
    <w:name w:val="MDPI_7.4_Publisher'sNote"/>
    <w:qFormat/>
    <w:rsid w:val="009E18F7"/>
    <w:pPr>
      <w:adjustRightInd w:val="0"/>
      <w:snapToGrid w:val="0"/>
      <w:spacing w:before="240" w:after="240" w:line="200" w:lineRule="atLeast"/>
    </w:pPr>
    <w:rPr>
      <w:rFonts w:ascii="Palatino Linotype" w:hAnsi="Palatino Linotype"/>
      <w:sz w:val="18"/>
      <w:szCs w:val="22"/>
      <w:lang w:eastAsia="zh-CN"/>
    </w:rPr>
  </w:style>
  <w:style w:type="paragraph" w:customStyle="1" w:styleId="heading1">
    <w:name w:val="heading1"/>
    <w:basedOn w:val="Normal"/>
    <w:next w:val="Normal"/>
    <w:qFormat/>
    <w:rsid w:val="00161A5C"/>
    <w:pPr>
      <w:keepNext/>
      <w:keepLines/>
      <w:numPr>
        <w:numId w:val="5"/>
      </w:numPr>
      <w:suppressAutoHyphens/>
      <w:spacing w:before="360" w:after="240" w:line="300" w:lineRule="atLeast"/>
      <w:jc w:val="left"/>
      <w:outlineLvl w:val="0"/>
    </w:pPr>
    <w:rPr>
      <w:b/>
      <w:sz w:val="24"/>
    </w:rPr>
  </w:style>
  <w:style w:type="paragraph" w:customStyle="1" w:styleId="heading2">
    <w:name w:val="heading2"/>
    <w:basedOn w:val="Normal"/>
    <w:next w:val="Normal"/>
    <w:qFormat/>
    <w:rsid w:val="00161A5C"/>
    <w:pPr>
      <w:keepNext/>
      <w:keepLines/>
      <w:numPr>
        <w:ilvl w:val="1"/>
        <w:numId w:val="5"/>
      </w:numPr>
      <w:suppressAutoHyphens/>
      <w:spacing w:before="360" w:after="160"/>
      <w:jc w:val="left"/>
      <w:outlineLvl w:val="1"/>
    </w:pPr>
    <w:rPr>
      <w:b/>
    </w:rPr>
  </w:style>
  <w:style w:type="numbering" w:customStyle="1" w:styleId="headings">
    <w:name w:val="headings"/>
    <w:basedOn w:val="NoList"/>
    <w:rsid w:val="00161A5C"/>
    <w:pPr>
      <w:numPr>
        <w:numId w:val="6"/>
      </w:numPr>
    </w:pPr>
  </w:style>
  <w:style w:type="paragraph" w:customStyle="1" w:styleId="p1a">
    <w:name w:val="p1a"/>
    <w:basedOn w:val="Normal"/>
    <w:next w:val="Normal"/>
    <w:rsid w:val="00F90C35"/>
    <w:pPr>
      <w:ind w:firstLine="0"/>
      <w:textAlignment w:val="auto"/>
    </w:pPr>
  </w:style>
  <w:style w:type="table" w:customStyle="1" w:styleId="ListTable1Light-Accent21">
    <w:name w:val="List Table 1 Light - Accent 21"/>
    <w:basedOn w:val="TableNormal"/>
    <w:uiPriority w:val="46"/>
    <w:rsid w:val="00A03308"/>
    <w:rPr>
      <w:rFonts w:ascii="Times New Roman" w:eastAsia="Times New Roman" w:hAnsi="Times New Roman"/>
      <w:lang w:eastAsia="en-US"/>
    </w:r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Revision">
    <w:name w:val="Revision"/>
    <w:hidden/>
    <w:uiPriority w:val="99"/>
    <w:semiHidden/>
    <w:rsid w:val="00407EE8"/>
    <w:rPr>
      <w:rFonts w:ascii="Times New Roman" w:eastAsia="Times New Roman" w:hAnsi="Times New Roman"/>
      <w:lang w:eastAsia="en-US"/>
    </w:rPr>
  </w:style>
  <w:style w:type="character" w:styleId="CommentReference">
    <w:name w:val="annotation reference"/>
    <w:basedOn w:val="DefaultParagraphFont"/>
    <w:uiPriority w:val="99"/>
    <w:semiHidden/>
    <w:unhideWhenUsed/>
    <w:rsid w:val="00FD68D3"/>
    <w:rPr>
      <w:sz w:val="16"/>
      <w:szCs w:val="16"/>
    </w:rPr>
  </w:style>
  <w:style w:type="paragraph" w:styleId="CommentText">
    <w:name w:val="annotation text"/>
    <w:basedOn w:val="Normal"/>
    <w:link w:val="CommentTextChar"/>
    <w:uiPriority w:val="99"/>
    <w:semiHidden/>
    <w:unhideWhenUsed/>
    <w:rsid w:val="00FD68D3"/>
    <w:pPr>
      <w:spacing w:line="240" w:lineRule="auto"/>
    </w:pPr>
  </w:style>
  <w:style w:type="character" w:customStyle="1" w:styleId="CommentTextChar">
    <w:name w:val="Comment Text Char"/>
    <w:basedOn w:val="DefaultParagraphFont"/>
    <w:link w:val="CommentText"/>
    <w:uiPriority w:val="99"/>
    <w:semiHidden/>
    <w:rsid w:val="00FD68D3"/>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FD68D3"/>
    <w:rPr>
      <w:b/>
      <w:bCs/>
    </w:rPr>
  </w:style>
  <w:style w:type="character" w:customStyle="1" w:styleId="CommentSubjectChar">
    <w:name w:val="Comment Subject Char"/>
    <w:basedOn w:val="CommentTextChar"/>
    <w:link w:val="CommentSubject"/>
    <w:uiPriority w:val="99"/>
    <w:semiHidden/>
    <w:rsid w:val="00FD68D3"/>
    <w:rPr>
      <w:rFonts w:ascii="Times New Roman" w:eastAsia="Times New Roman" w:hAnsi="Times New Roman"/>
      <w:b/>
      <w:bCs/>
      <w:lang w:eastAsia="en-US"/>
    </w:rPr>
  </w:style>
  <w:style w:type="paragraph" w:styleId="ListParagraph">
    <w:name w:val="List Paragraph"/>
    <w:basedOn w:val="Normal"/>
    <w:uiPriority w:val="34"/>
    <w:qFormat/>
    <w:rsid w:val="009841F9"/>
    <w:pPr>
      <w:ind w:left="720"/>
      <w:contextualSpacing/>
    </w:pPr>
  </w:style>
  <w:style w:type="character" w:customStyle="1" w:styleId="acopre">
    <w:name w:val="acopre"/>
    <w:basedOn w:val="DefaultParagraphFont"/>
    <w:rsid w:val="00984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680999">
      <w:bodyDiv w:val="1"/>
      <w:marLeft w:val="0"/>
      <w:marRight w:val="0"/>
      <w:marTop w:val="0"/>
      <w:marBottom w:val="0"/>
      <w:divBdr>
        <w:top w:val="none" w:sz="0" w:space="0" w:color="auto"/>
        <w:left w:val="none" w:sz="0" w:space="0" w:color="auto"/>
        <w:bottom w:val="none" w:sz="0" w:space="0" w:color="auto"/>
        <w:right w:val="none" w:sz="0" w:space="0" w:color="auto"/>
      </w:divBdr>
    </w:div>
    <w:div w:id="796414461">
      <w:bodyDiv w:val="1"/>
      <w:marLeft w:val="0"/>
      <w:marRight w:val="0"/>
      <w:marTop w:val="0"/>
      <w:marBottom w:val="0"/>
      <w:divBdr>
        <w:top w:val="none" w:sz="0" w:space="0" w:color="auto"/>
        <w:left w:val="none" w:sz="0" w:space="0" w:color="auto"/>
        <w:bottom w:val="none" w:sz="0" w:space="0" w:color="auto"/>
        <w:right w:val="none" w:sz="0" w:space="0" w:color="auto"/>
      </w:divBdr>
    </w:div>
    <w:div w:id="1138912707">
      <w:bodyDiv w:val="1"/>
      <w:marLeft w:val="0"/>
      <w:marRight w:val="0"/>
      <w:marTop w:val="0"/>
      <w:marBottom w:val="0"/>
      <w:divBdr>
        <w:top w:val="none" w:sz="0" w:space="0" w:color="auto"/>
        <w:left w:val="none" w:sz="0" w:space="0" w:color="auto"/>
        <w:bottom w:val="none" w:sz="0" w:space="0" w:color="auto"/>
        <w:right w:val="none" w:sz="0" w:space="0" w:color="auto"/>
      </w:divBdr>
    </w:div>
    <w:div w:id="1344042347">
      <w:bodyDiv w:val="1"/>
      <w:marLeft w:val="0"/>
      <w:marRight w:val="0"/>
      <w:marTop w:val="0"/>
      <w:marBottom w:val="0"/>
      <w:divBdr>
        <w:top w:val="none" w:sz="0" w:space="0" w:color="auto"/>
        <w:left w:val="none" w:sz="0" w:space="0" w:color="auto"/>
        <w:bottom w:val="none" w:sz="0" w:space="0" w:color="auto"/>
        <w:right w:val="none" w:sz="0" w:space="0" w:color="auto"/>
      </w:divBdr>
    </w:div>
    <w:div w:id="175400627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10.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header" Target="header3.xml"/><Relationship Id="rId25" Type="http://schemas.openxmlformats.org/officeDocument/2006/relationships/footer" Target="footer2.xml"/><Relationship Id="rId26" Type="http://schemas.openxmlformats.org/officeDocument/2006/relationships/fontTable" Target="fontTable.xml"/><Relationship Id="rId27" Type="http://schemas.microsoft.com/office/2011/relationships/people" Target="people.xml"/><Relationship Id="rId28" Type="http://schemas.openxmlformats.org/officeDocument/2006/relationships/theme" Target="theme/theme1.xml"/><Relationship Id="rId29" Type="http://schemas.microsoft.com/office/2016/09/relationships/commentsIds" Target="commentsIds.xml"/><Relationship Id="rId10" Type="http://schemas.openxmlformats.org/officeDocument/2006/relationships/hyperlink" Target="mailto:huynguyen.haui1412@gmail.com" TargetMode="External"/><Relationship Id="rId11" Type="http://schemas.openxmlformats.org/officeDocument/2006/relationships/image" Target="media/image1.png"/><Relationship Id="rId12" Type="http://schemas.openxmlformats.org/officeDocument/2006/relationships/image" Target="media/image2.emf"/><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emf"/><Relationship Id="rId17" Type="http://schemas.openxmlformats.org/officeDocument/2006/relationships/image" Target="media/image7.emf"/><Relationship Id="rId18" Type="http://schemas.openxmlformats.org/officeDocument/2006/relationships/image" Target="media/image8.emf"/><Relationship Id="rId19" Type="http://schemas.openxmlformats.org/officeDocument/2006/relationships/image" Target="media/image9.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10.png"/><Relationship Id="rId3"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20Tan\Downloads\energi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71201-E85D-AB41-A4FF-590FF1D90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C:\Users\Mr Tan\Downloads\energies-template.dot</Template>
  <TotalTime>384</TotalTime>
  <Pages>13</Pages>
  <Words>4527</Words>
  <Characters>25808</Characters>
  <Application>Microsoft Macintosh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30275</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Tan</dc:creator>
  <cp:lastModifiedBy>Microsoft Office User</cp:lastModifiedBy>
  <cp:revision>30</cp:revision>
  <cp:lastPrinted>2020-12-04T06:04:00Z</cp:lastPrinted>
  <dcterms:created xsi:type="dcterms:W3CDTF">2020-12-03T20:04:00Z</dcterms:created>
  <dcterms:modified xsi:type="dcterms:W3CDTF">2020-12-04T09:20:00Z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51c9fa77-0527-3945-9de6-df4b72683011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