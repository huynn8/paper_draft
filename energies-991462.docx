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02AB" w:rsidRPr="00997F64" w:rsidRDefault="00B402AB" w:rsidP="00B402AB">
      <w:pPr>
        <w:pStyle w:val="MDPI11articletype"/>
      </w:pPr>
      <w:r w:rsidRPr="00997F64">
        <w:t>Article</w:t>
      </w:r>
    </w:p>
    <w:p w:rsidR="00B402AB" w:rsidRPr="00997F64" w:rsidRDefault="00C5242B" w:rsidP="00B402AB">
      <w:pPr>
        <w:pStyle w:val="MDPI12title"/>
        <w:spacing w:line="240" w:lineRule="atLeast"/>
      </w:pPr>
      <w:r w:rsidRPr="00C5242B">
        <w:t>Link Quality Estimation f</w:t>
      </w:r>
      <w:r w:rsidR="00407EE8">
        <w:t>rom Burstiness Distribution Metric in</w:t>
      </w:r>
      <w:r w:rsidRPr="00C5242B">
        <w:t xml:space="preserve"> Industrial Wireless Sensor Network</w:t>
      </w:r>
      <w:r w:rsidR="00407EE8">
        <w:t>s</w:t>
      </w:r>
    </w:p>
    <w:p w:rsidR="00B402AB" w:rsidRPr="00997F64" w:rsidRDefault="00C5242B" w:rsidP="00B402AB">
      <w:pPr>
        <w:pStyle w:val="MDPI13authornames"/>
      </w:pPr>
      <w:r>
        <w:t xml:space="preserve">Ngoc </w:t>
      </w:r>
      <w:proofErr w:type="spellStart"/>
      <w:r>
        <w:t>Huy</w:t>
      </w:r>
      <w:proofErr w:type="spellEnd"/>
      <w:r w:rsidR="00B402AB" w:rsidRPr="00997F64">
        <w:t xml:space="preserve"> </w:t>
      </w:r>
      <w:r>
        <w:t>Nguyen</w:t>
      </w:r>
      <w:r w:rsidR="00B402AB" w:rsidRPr="00997F64">
        <w:t xml:space="preserve"> and </w:t>
      </w:r>
      <w:r>
        <w:t xml:space="preserve">Myung </w:t>
      </w:r>
      <w:proofErr w:type="spellStart"/>
      <w:r>
        <w:t>Kyun</w:t>
      </w:r>
      <w:proofErr w:type="spellEnd"/>
      <w:r w:rsidR="00B402AB" w:rsidRPr="00997F64">
        <w:t xml:space="preserve"> </w:t>
      </w:r>
      <w:r>
        <w:t>Kim</w:t>
      </w:r>
      <w:r w:rsidR="00B402AB" w:rsidRPr="00997F64">
        <w:t>*</w:t>
      </w:r>
    </w:p>
    <w:p w:rsidR="003A722B" w:rsidRPr="00997F64" w:rsidRDefault="003A722B" w:rsidP="00B02FDF">
      <w:pPr>
        <w:pStyle w:val="MDPI16affiliation"/>
        <w:ind w:left="0" w:firstLine="0"/>
      </w:pPr>
      <w:r>
        <w:rPr>
          <w:vertAlign w:val="superscript"/>
        </w:rPr>
        <w:t xml:space="preserve">  </w:t>
      </w:r>
      <w:r w:rsidR="00431906" w:rsidRPr="00DA77BC">
        <w:t>IT Convergence Department</w:t>
      </w:r>
      <w:r w:rsidR="00431906">
        <w:t xml:space="preserve">, </w:t>
      </w:r>
      <w:r w:rsidR="00C5242B" w:rsidRPr="00C5242B">
        <w:t>Univ</w:t>
      </w:r>
      <w:bookmarkStart w:id="0" w:name="_GoBack"/>
      <w:bookmarkEnd w:id="0"/>
      <w:r w:rsidR="00C5242B" w:rsidRPr="00C5242B">
        <w:t xml:space="preserve">ersity of Ulsan, 44610 </w:t>
      </w:r>
      <w:proofErr w:type="spellStart"/>
      <w:r w:rsidR="00C5242B" w:rsidRPr="00C5242B">
        <w:t>Daehak-ro</w:t>
      </w:r>
      <w:proofErr w:type="spellEnd"/>
      <w:r w:rsidR="00C5242B" w:rsidRPr="00C5242B">
        <w:t xml:space="preserve"> 93, Nam-</w:t>
      </w:r>
      <w:proofErr w:type="spellStart"/>
      <w:r w:rsidR="00C5242B" w:rsidRPr="00C5242B">
        <w:t>gu</w:t>
      </w:r>
      <w:proofErr w:type="spellEnd"/>
      <w:r w:rsidR="00C5242B" w:rsidRPr="00C5242B">
        <w:t xml:space="preserve"> Ulsan, South Korea</w:t>
      </w:r>
    </w:p>
    <w:p w:rsidR="00B402AB" w:rsidRPr="00997F64" w:rsidRDefault="003A722B" w:rsidP="00B02FDF">
      <w:pPr>
        <w:pStyle w:val="MDPI16affiliation"/>
        <w:ind w:left="0" w:firstLine="0"/>
      </w:pPr>
      <w:r>
        <w:rPr>
          <w:b/>
        </w:rPr>
        <w:t xml:space="preserve"> </w:t>
      </w:r>
      <w:r w:rsidR="00B402AB" w:rsidRPr="00997F64">
        <w:rPr>
          <w:b/>
        </w:rPr>
        <w:t>*</w:t>
      </w:r>
      <w:r w:rsidR="00B402AB" w:rsidRPr="00997F64">
        <w:t xml:space="preserve">Correspondence: </w:t>
      </w:r>
      <w:r w:rsidR="00087A33" w:rsidRPr="00087A33">
        <w:t>mkkim@ulsan.ac.kr</w:t>
      </w:r>
      <w:r w:rsidR="00B402AB" w:rsidRPr="00997F64">
        <w:t>;</w:t>
      </w:r>
    </w:p>
    <w:p w:rsidR="00B402AB" w:rsidRPr="00997F64" w:rsidRDefault="00B402AB" w:rsidP="00B402AB">
      <w:pPr>
        <w:pStyle w:val="MDPI14history"/>
      </w:pPr>
      <w:r w:rsidRPr="00997F64">
        <w:t>Received: date; Accepted: date; Published: date</w:t>
      </w:r>
    </w:p>
    <w:p w:rsidR="00B402AB" w:rsidRPr="00997F64" w:rsidRDefault="00B402AB" w:rsidP="00B402AB">
      <w:pPr>
        <w:pStyle w:val="MDPI17abstract"/>
        <w:rPr>
          <w:color w:val="auto"/>
        </w:rPr>
      </w:pPr>
      <w:r w:rsidRPr="00997F64">
        <w:rPr>
          <w:b/>
        </w:rPr>
        <w:t xml:space="preserve">Abstract: </w:t>
      </w:r>
      <w:r w:rsidR="00C5242B" w:rsidRPr="00C5242B">
        <w:t xml:space="preserve">As mature </w:t>
      </w:r>
      <w:r w:rsidR="00142C8E">
        <w:t xml:space="preserve">industrial wireless sensor network </w:t>
      </w:r>
      <w:r w:rsidR="00C5242B" w:rsidRPr="00C5242B">
        <w:t xml:space="preserve">applications increasingly </w:t>
      </w:r>
      <w:r w:rsidR="007B1338" w:rsidRPr="00C5242B">
        <w:t>requir</w:t>
      </w:r>
      <w:r w:rsidR="007B1338">
        <w:t xml:space="preserve">e </w:t>
      </w:r>
      <w:r w:rsidR="00C5242B" w:rsidRPr="00C5242B">
        <w:t>low-power operations, deterministic communications, and end-to-end reliability</w:t>
      </w:r>
      <w:r w:rsidR="00B140D5">
        <w:t xml:space="preserve">, </w:t>
      </w:r>
      <w:r w:rsidR="00C5242B" w:rsidRPr="00C5242B">
        <w:t xml:space="preserve">it is very difficult to achieve </w:t>
      </w:r>
      <w:r w:rsidR="00E0483E">
        <w:t xml:space="preserve">these </w:t>
      </w:r>
      <w:r w:rsidR="00C5242B" w:rsidRPr="00C5242B">
        <w:t>goal</w:t>
      </w:r>
      <w:r w:rsidR="00E0483E">
        <w:t>s</w:t>
      </w:r>
      <w:r w:rsidR="00C5242B" w:rsidRPr="00C5242B">
        <w:t xml:space="preserve"> because of link burstiness and interference. In this paper, we propose a novel link quality estimation mechanism </w:t>
      </w:r>
      <w:r w:rsidR="008A5D0A">
        <w:t>named the burstiness distribution metric</w:t>
      </w:r>
      <w:r w:rsidR="002E5F46">
        <w:t>,</w:t>
      </w:r>
      <w:r w:rsidR="00C5242B" w:rsidRPr="00C5242B">
        <w:t xml:space="preserve"> which uses the distribution of burstiness in the link</w:t>
      </w:r>
      <w:r w:rsidR="005A267E">
        <w:t>s</w:t>
      </w:r>
      <w:r w:rsidR="00C5242B" w:rsidRPr="00C5242B">
        <w:t xml:space="preserve"> to deal with the variations in the link quality of </w:t>
      </w:r>
      <w:r w:rsidR="005A267E">
        <w:t>wireless</w:t>
      </w:r>
      <w:r w:rsidR="00C5242B" w:rsidRPr="00C5242B">
        <w:t>. First, we estimate the link quality by counting the number of consecutive packet</w:t>
      </w:r>
      <w:r w:rsidR="005A267E">
        <w:t>s lost</w:t>
      </w:r>
      <w:r w:rsidR="00C5242B" w:rsidRPr="00C5242B">
        <w:t xml:space="preserve"> in each link at the receiver node.</w:t>
      </w:r>
      <w:r w:rsidR="005A267E">
        <w:t xml:space="preserve"> B</w:t>
      </w:r>
      <w:r w:rsidR="00C5242B" w:rsidRPr="00C5242B">
        <w:t>ased on that</w:t>
      </w:r>
      <w:r w:rsidR="0084692A">
        <w:t>,</w:t>
      </w:r>
      <w:r w:rsidR="00C5242B" w:rsidRPr="00C5242B">
        <w:t xml:space="preserve"> we create </w:t>
      </w:r>
      <w:r w:rsidR="008D3D07">
        <w:t>a burstiness distribution list</w:t>
      </w:r>
      <w:r w:rsidR="008D3D07" w:rsidRPr="00C5242B" w:rsidDel="008D3D07">
        <w:t xml:space="preserve"> </w:t>
      </w:r>
      <w:r w:rsidR="00C5242B" w:rsidRPr="00C5242B">
        <w:t>and estimate the number of transmissions. Our simulation in</w:t>
      </w:r>
      <w:r w:rsidR="00C93591">
        <w:t xml:space="preserve"> </w:t>
      </w:r>
      <w:bookmarkStart w:id="1" w:name="OLE_LINK26"/>
      <w:r w:rsidR="00C93591">
        <w:t xml:space="preserve">the </w:t>
      </w:r>
      <w:proofErr w:type="spellStart"/>
      <w:r w:rsidR="00C93591">
        <w:t>Cooja</w:t>
      </w:r>
      <w:proofErr w:type="spellEnd"/>
      <w:r w:rsidR="00C93591">
        <w:t xml:space="preserve"> simulator from</w:t>
      </w:r>
      <w:bookmarkEnd w:id="1"/>
      <w:r w:rsidR="00C93591">
        <w:t xml:space="preserve"> </w:t>
      </w:r>
      <w:r w:rsidR="00C5242B" w:rsidRPr="00C5242B">
        <w:t>Contiki-NG shows that our proposal can be used in scheduling</w:t>
      </w:r>
      <w:r w:rsidR="001B4FC5">
        <w:t xml:space="preserve"> as an input metric</w:t>
      </w:r>
      <w:r w:rsidR="00C5242B" w:rsidRPr="00C5242B">
        <w:t xml:space="preserve"> </w:t>
      </w:r>
      <w:r w:rsidR="001B4FC5">
        <w:t>to calculate the number of transmissions in order to achieve a reliability target in industrial wireless sensor networks</w:t>
      </w:r>
      <w:r w:rsidR="00C5242B" w:rsidRPr="00C5242B">
        <w:t>.</w:t>
      </w:r>
    </w:p>
    <w:p w:rsidR="00B402AB" w:rsidRPr="00997F64" w:rsidRDefault="00B402AB" w:rsidP="00B402AB">
      <w:pPr>
        <w:pStyle w:val="MDPI18keywords"/>
      </w:pPr>
      <w:bookmarkStart w:id="2" w:name="OLE_LINK171"/>
      <w:bookmarkStart w:id="3" w:name="OLE_LINK172"/>
      <w:r w:rsidRPr="00997F64">
        <w:rPr>
          <w:b/>
        </w:rPr>
        <w:t xml:space="preserve">Keywords: </w:t>
      </w:r>
      <w:r w:rsidR="00B16D68" w:rsidRPr="00B16D68">
        <w:t>IEEE 802.15.4e, Industrial Wireless Sensor Networks, Link Metric Measurements, Link Burstiness, Reliability.</w:t>
      </w:r>
    </w:p>
    <w:p w:rsidR="00B402AB" w:rsidRPr="00997F64" w:rsidRDefault="00B402AB" w:rsidP="00B402AB">
      <w:pPr>
        <w:pStyle w:val="MDPI19line"/>
      </w:pPr>
    </w:p>
    <w:p w:rsidR="00B402AB" w:rsidRPr="00997F64" w:rsidRDefault="00B402AB" w:rsidP="00B402AB">
      <w:pPr>
        <w:pStyle w:val="MDPI21heading1"/>
      </w:pPr>
      <w:r w:rsidRPr="00997F64">
        <w:rPr>
          <w:lang w:eastAsia="zh-CN"/>
        </w:rPr>
        <w:t xml:space="preserve">1. </w:t>
      </w:r>
      <w:r w:rsidRPr="00997F64">
        <w:t>Introduction</w:t>
      </w:r>
    </w:p>
    <w:p w:rsidR="00B402AB" w:rsidRDefault="007D5347">
      <w:pPr>
        <w:pStyle w:val="MDPI31text"/>
      </w:pPr>
      <w:bookmarkStart w:id="4" w:name="OLE_LINK15"/>
      <w:bookmarkStart w:id="5" w:name="OLE_LINK16"/>
      <w:bookmarkStart w:id="6" w:name="OLE_LINK1"/>
      <w:bookmarkStart w:id="7" w:name="OLE_LINK2"/>
      <w:r>
        <w:t>Now</w:t>
      </w:r>
      <w:r w:rsidR="00A63A6B">
        <w:t>adays</w:t>
      </w:r>
      <w:r>
        <w:t xml:space="preserve">, </w:t>
      </w:r>
      <w:r w:rsidR="004D331E">
        <w:t>industrial</w:t>
      </w:r>
      <w:r>
        <w:t xml:space="preserve"> </w:t>
      </w:r>
      <w:r w:rsidR="00A63A6B">
        <w:t>w</w:t>
      </w:r>
      <w:r>
        <w:t xml:space="preserve">ireless sensor networks are </w:t>
      </w:r>
      <w:r w:rsidR="004D331E">
        <w:t xml:space="preserve">deploying </w:t>
      </w:r>
      <w:r>
        <w:t xml:space="preserve">many </w:t>
      </w:r>
      <w:bookmarkStart w:id="8" w:name="OLE_LINK44"/>
      <w:bookmarkStart w:id="9" w:name="OLE_LINK43"/>
      <w:r w:rsidR="004D331E">
        <w:t>applications in fields</w:t>
      </w:r>
      <w:bookmarkEnd w:id="8"/>
      <w:bookmarkEnd w:id="9"/>
      <w:r w:rsidR="004D331E">
        <w:t xml:space="preserve"> </w:t>
      </w:r>
      <w:r>
        <w:t xml:space="preserve">such as environment monitoring, smart </w:t>
      </w:r>
      <w:r w:rsidR="00285C7F">
        <w:t>factories</w:t>
      </w:r>
      <w:r>
        <w:t>, healthcare</w:t>
      </w:r>
      <w:r w:rsidR="003C6741">
        <w:t xml:space="preserve">, </w:t>
      </w:r>
      <w:r w:rsidR="003C6741" w:rsidRPr="003C6741">
        <w:t>radiation checks, leakage detection, and process control</w:t>
      </w:r>
      <w:r>
        <w:t xml:space="preserve">. </w:t>
      </w:r>
      <w:r w:rsidR="00800AA0">
        <w:t xml:space="preserve">In </w:t>
      </w:r>
      <w:r w:rsidR="00800AA0" w:rsidRPr="00800AA0">
        <w:t>th</w:t>
      </w:r>
      <w:r w:rsidR="00800AA0">
        <w:t>ese type</w:t>
      </w:r>
      <w:r w:rsidR="006F39CC">
        <w:t>s</w:t>
      </w:r>
      <w:r w:rsidR="00800AA0">
        <w:t xml:space="preserve"> of applications</w:t>
      </w:r>
      <w:r>
        <w:t xml:space="preserve">, many problems have to </w:t>
      </w:r>
      <w:r w:rsidR="006F39CC">
        <w:t xml:space="preserve">be </w:t>
      </w:r>
      <w:r>
        <w:t>consider</w:t>
      </w:r>
      <w:r w:rsidR="006F39CC">
        <w:t>ed,</w:t>
      </w:r>
      <w:r>
        <w:t xml:space="preserve"> such </w:t>
      </w:r>
      <w:r w:rsidR="006F39CC">
        <w:t>as</w:t>
      </w:r>
      <w:r>
        <w:t xml:space="preserve"> solving </w:t>
      </w:r>
      <w:r w:rsidR="003B0683" w:rsidRPr="003B0683">
        <w:t>delay</w:t>
      </w:r>
      <w:r w:rsidR="006F39CC">
        <w:t>s</w:t>
      </w:r>
      <w:r w:rsidR="003B0683" w:rsidRPr="003B0683">
        <w:t xml:space="preserve"> in data delivery</w:t>
      </w:r>
      <w:r w:rsidR="00A1078B">
        <w:t xml:space="preserve">, </w:t>
      </w:r>
      <w:r>
        <w:t>prolong</w:t>
      </w:r>
      <w:r w:rsidR="00A1078B">
        <w:t>ing</w:t>
      </w:r>
      <w:r>
        <w:t xml:space="preserve"> network </w:t>
      </w:r>
      <w:r w:rsidR="00A63A6B">
        <w:t>life</w:t>
      </w:r>
      <w:r>
        <w:t xml:space="preserve">time </w:t>
      </w:r>
      <w:r>
        <w:fldChar w:fldCharType="begin" w:fldLock="1"/>
      </w:r>
      <w:r w:rsidR="00542605">
        <w:instrText>ADDIN CSL_CITATION {"citationItems":[{"id":"ITEM-1","itemData":{"DOI":"https://doi.org/10.1016/S1570-8705(03)00003-9","ISSN":"1570-8705","abstract":"This paper presents and analyzes a three-tier architecture for collecting sensor data in sparse sensor networks. Our approach exploits the presence of mobile entities (called MULEs) present in the environment. When in close range, MULEs pick up data from the sensors, buffer it, and deliver it to wired access points. This can lead to substantial power savings at the sensors as they only have to transmit over a short-range. This paper focuses on a simple analytical model for understanding performance as system parameters are scaled. Our model assumes a two-dimensional random walk for mobility and incorporates key system variables such as number of MULEs, sensors and access points. The performance metrics observed are the data success rate (the fraction of generated data that reaches the access points), latency and the required buffer capacities on the sensors and the MULEs. The modeling and simulation results can be used for further analysis and provide certain guidelines for deployment of such systems.","author":[{"dropping-particle":"","family":"Shah","given":"Rahul C","non-dropping-particle":"","parse-names":false,"suffix":""},{"dropping-particle":"","family":"Roy","given":"Sumit","non-dropping-particle":"","parse-names":false,"suffix":""},{"dropping-particle":"","family":"Jain","given":"Sushant","non-dropping-particle":"","parse-names":false,"suffix":""},{"dropping-particle":"","family":"Brunette","given":"Waylon","non-dropping-particle":"","parse-names":false,"suffix":""}],"container-title":"Ad Hoc Networks","id":"ITEM-1","issue":"2","issued":{"date-parts":[["2003"]]},"page":"215-233","title":"Data MULEs: modeling and analysis of a three-tier architecture for sparse sensor networks","type":"article-journal","volume":"1"},"uris":["http://www.mendeley.com/documents/?uuid=aa4306b5-2b4a-4660-8788-36f6c6b456d3"]}],"mendeley":{"formattedCitation":"[1]","plainTextFormattedCitation":"[1]","previouslyFormattedCitation":"[1]"},"properties":{"noteIndex":0},"schema":"https://github.com/citation-style-language/schema/raw/master/csl-citation.json"}</w:instrText>
      </w:r>
      <w:r>
        <w:fldChar w:fldCharType="separate"/>
      </w:r>
      <w:r w:rsidRPr="00A41FE6">
        <w:rPr>
          <w:noProof/>
        </w:rPr>
        <w:t>[1]</w:t>
      </w:r>
      <w:r>
        <w:fldChar w:fldCharType="end"/>
      </w:r>
      <w:r>
        <w:fldChar w:fldCharType="begin" w:fldLock="1"/>
      </w:r>
      <w:r w:rsidR="00542605">
        <w:instrText>ADDIN CSL_CITATION {"citationItems":[{"id":"ITEM-1","itemData":{"DOI":"10.1109/ACCESS.2019.2957834","ISSN":"2169-3536 VO  - 7","abstract":"In wireless sensor networks (WSNs), collecting data with mobile sinks is an effective way to solve the “energy hole problem”. However, most of existing algorithms of mobile sinks ignore the load balance of rendezvous nodes, which will significantly shorten the network lifetime. Moreover, most mobile sinks are usually required to visit locations of sensor nodes without taking advantage of their communication ranges. Therefore, this paper proposes an energy-efficient trajectory planning algorithm (EETP) based on multi-objective particle swarm optimization (MOPSO) to shorten the trajectory length of the mobile sink and balance the load of rendezvous nodes. EETP aims to reduce the delay in data delivery and prolong the network lifetime. To shorten the trajectory length of the mobile sink, we design a mechanism to select potential visiting points within communication overlapping ranges of sensor nodes, rather than locations of sensor nodes. Additionally, according to trajectory characteristics of the mobile sink, we design an effective trajectory encoding method that can generate a trajectory containing an unfixed number of visiting points. The simulation results show that the proposed EETP is superior to existing WRP, CB and the MOPSO-based algorithm, in terms of delay in data delivery, network lifetime and energy consumption.","author":[{"dropping-particle":"","family":"He","given":"X","non-dropping-particle":"","parse-names":false,"suffix":""},{"dropping-particle":"","family":"Fu","given":"X","non-dropping-particle":"","parse-names":false,"suffix":""},{"dropping-particle":"","family":"Yang","given":"Y","non-dropping-particle":"","parse-names":false,"suffix":""}],"container-title":"IEEE Access","id":"ITEM-1","issued":{"date-parts":[["2019"]]},"page":"176204-176217","title":"Energy-Efficient Trajectory Planning Algorithm Based on Multi-Objective PSO for the Mobile Sink in Wireless Sensor Networks","type":"article-journal","volume":"7"},"uris":["http://www.mendeley.com/documents/?uuid=55a0e943-34dd-4d85-b79d-62f342a164fb"]}],"mendeley":{"formattedCitation":"[2]","plainTextFormattedCitation":"[2]","previouslyFormattedCitation":"[2]"},"properties":{"noteIndex":0},"schema":"https://github.com/citation-style-language/schema/raw/master/csl-citation.json"}</w:instrText>
      </w:r>
      <w:r>
        <w:fldChar w:fldCharType="separate"/>
      </w:r>
      <w:r w:rsidRPr="00A41FE6">
        <w:rPr>
          <w:noProof/>
        </w:rPr>
        <w:t>[2]</w:t>
      </w:r>
      <w:r>
        <w:fldChar w:fldCharType="end"/>
      </w:r>
      <w:r>
        <w:t xml:space="preserve">, </w:t>
      </w:r>
      <w:r w:rsidR="00542605" w:rsidRPr="00542605">
        <w:t>safety</w:t>
      </w:r>
      <w:r w:rsidR="00A1078B">
        <w:t>,</w:t>
      </w:r>
      <w:r w:rsidR="00542605">
        <w:t xml:space="preserve"> and </w:t>
      </w:r>
      <w:r>
        <w:t xml:space="preserve">security </w:t>
      </w:r>
      <w:bookmarkStart w:id="10" w:name="OLE_LINK175"/>
      <w:bookmarkStart w:id="11" w:name="OLE_LINK176"/>
      <w:r w:rsidR="00542605">
        <w:fldChar w:fldCharType="begin" w:fldLock="1"/>
      </w:r>
      <w:r w:rsidR="00542605">
        <w:instrText>ADDIN CSL_CITATION {"citationItems":[{"id":"ITEM-1","itemData":{"ISSN":"1570-8705","author":[{"dropping-particle":"","family":"Fu","given":"Xiuwen","non-dropping-particle":"","parse-names":false,"suffix":""},{"dropping-particle":"","family":"Yao","given":"Haiqing","non-dropping-particle":"","parse-names":false,"suffix":""},{"dropping-particle":"","family":"Yang","given":"Yongsheng","non-dropping-particle":"","parse-names":false,"suffix":""}],"container-title":"Ad Hoc Networks","id":"ITEM-1","issued":{"date-parts":[["2019"]]},"page":"101900","publisher":"Elsevier","title":"Cascading failures in wireless sensor networks with load redistribution of links and nodes","type":"article-journal","volume":"93"},"uris":["http://www.mendeley.com/documents/?uuid=29de1ab7-9732-4713-b2a0-39a81cf12527"]}],"mendeley":{"formattedCitation":"[3]","plainTextFormattedCitation":"[3]","previouslyFormattedCitation":"[3]"},"properties":{"noteIndex":0},"schema":"https://github.com/citation-style-language/schema/raw/master/csl-citation.json"}</w:instrText>
      </w:r>
      <w:r w:rsidR="00542605">
        <w:fldChar w:fldCharType="separate"/>
      </w:r>
      <w:r w:rsidR="00542605" w:rsidRPr="00A41FE6">
        <w:rPr>
          <w:noProof/>
        </w:rPr>
        <w:t>[3]</w:t>
      </w:r>
      <w:r w:rsidR="00542605">
        <w:fldChar w:fldCharType="end"/>
      </w:r>
      <w:r w:rsidR="00542605">
        <w:fldChar w:fldCharType="begin" w:fldLock="1"/>
      </w:r>
      <w:r w:rsidR="00542605">
        <w:instrText>ADDIN CSL_CITATION {"citationItems":[{"id":"ITEM-1","itemData":{"DOI":"10.1109/JSYST.2018.2849779","ISSN":"1937-9234 VO  - 13","abstract":"Despite the fact that current research related to the invulnerability of wireless sensor networks (WSNs) against cascading failures has made some progress, most of it focuses on the peer-to-peer structure, which is far from the reality. In this paper, we build a cascading model of clustering WSNs by introducing the concept of sensing load and relay load. We discuss the impacts of model parameters on network invulnerability and evaluate the invulnerability performance of two types of WSN topologies, i.e., scale-free network and random network. Simulation and theoretical results show that the network invulnerability is negatively related to the proportion of cluster heads and positively related to the allocation coefficient. When the degree of each sensor node bears a linear relationship with its initial load, the network invulnerability is strongest. Moreover, to alleviate the damage level caused by cascading failures, we design capacity-expansion schemes and indicate the recommended model parameter settings for each scheme.","author":[{"dropping-particle":"","family":"Fu","given":"X","non-dropping-particle":"","parse-names":false,"suffix":""},{"dropping-particle":"","family":"Yang","given":"Y","non-dropping-particle":"","parse-names":false,"suffix":""},{"dropping-particle":"","family":"Postolache","given":"O","non-dropping-particle":"","parse-names":false,"suffix":""}],"container-title":"IEEE Systems Journal","id":"ITEM-1","issue":"2","issued":{"date-parts":[["2019"]]},"page":"1431-1442","title":"Invulnerability of Clustering Wireless Sensor Networks Against Cascading Failures","type":"article-journal","volume":"13"},"uris":["http://www.mendeley.com/documents/?uuid=90600ce6-dc5b-44fc-8060-0ca6d9449bdf"]}],"mendeley":{"formattedCitation":"[4]","plainTextFormattedCitation":"[4]","previouslyFormattedCitation":"[4]"},"properties":{"noteIndex":0},"schema":"https://github.com/citation-style-language/schema/raw/master/csl-citation.json"}</w:instrText>
      </w:r>
      <w:r w:rsidR="00542605">
        <w:fldChar w:fldCharType="separate"/>
      </w:r>
      <w:r w:rsidR="00542605" w:rsidRPr="00A41FE6">
        <w:rPr>
          <w:noProof/>
        </w:rPr>
        <w:t>[4]</w:t>
      </w:r>
      <w:r w:rsidR="00542605">
        <w:fldChar w:fldCharType="end"/>
      </w:r>
      <w:bookmarkEnd w:id="10"/>
      <w:bookmarkEnd w:id="11"/>
      <w:r w:rsidR="00542605">
        <w:fldChar w:fldCharType="begin" w:fldLock="1"/>
      </w:r>
      <w:r w:rsidR="000F2895">
        <w:instrText>ADDIN CSL_CITATION {"citationItems":[{"id":"ITEM-1","itemData":{"DOI":"https://doi.org/10.1002/ett.3997","ISSN":"2161-3915","abstract":"Abstract Wireless sensor network (WSN) is a collection of a huge number of autonomous sensor nodes having capabilities such as sensing, processing, and manipulation. In any WSN, routing protocols are the backbone for performing all type tasks such as sensing, controlling, and transmission of packets in ubiquitous environment. In this article, a LEACH protocol with Levenberg-Marquardt neural network (LEACH-LMNN) is considered to analyze the overall network lifetime. The aim of LEACH-LMNN protocol comprises two parts: selection of cluster head node using LMNN approach and the second part is to locate the shortest path from the cluster-head node to base-station node adopting various route discovery algorithms, that is, breadth-first search, Bellman-Ford, and Dijkstra. The simulation result shows that the LEACH-LMNN protocol with the Dijkstra shortest path algorithm outperforms other route discovery algorithms. In addition to this, this work also analyzes normal and anomaly detection based on intrusion detection system in wireless sensor networks using gated mechanism, that is, long short-term memory (LSTM) and gated recurrent unit (GRU) in deep learning models. The proposed model achieves the highest detection rate of 97.84% for GRU and 97.85% for LSTM as well as improves the false positive rate (FPR) of 5.87% and 3.88% FPR for GRU and LSTM, respectively.","author":[{"dropping-particle":"","family":"Mittal","given":"Mohit","non-dropping-particle":"","parse-names":false,"suffix":""},{"dropping-particle":"","family":"Iwendi","given":"Celestine","non-dropping-particle":"","parse-names":false,"suffix":""},{"dropping-particle":"","family":"Khan","given":"Suleman","non-dropping-particle":"","parse-names":false,"suffix":""},{"dropping-particle":"","family":"Rehman Javed","given":"Abdul","non-dropping-particle":"","parse-names":false,"suffix":""}],"container-title":"Transactions on Emerging Telecommunications Technologies","id":"ITEM-1","issue":"n/a","issued":{"date-parts":[["2020","6","2"]]},"note":"https://doi.org/10.1002/ett.3997","page":"e3997","publisher":"John Wiley &amp; Sons, Ltd","title":"Analysis of security and energy efficiency for shortest route discovery in low-energy adaptive clustering hierarchy protocol using Levenberg-Marquardt neural network and gated recurrent unit for intrusion detection system","type":"article-journal","volume":"n/a"},"uris":["http://www.mendeley.com/documents/?uuid=364e562a-e625-4834-b870-3d2961e2d152"]}],"mendeley":{"formattedCitation":"[5]","plainTextFormattedCitation":"[5]","previouslyFormattedCitation":"[5]"},"properties":{"noteIndex":0},"schema":"https://github.com/citation-style-language/schema/raw/master/csl-citation.json"}</w:instrText>
      </w:r>
      <w:r w:rsidR="00542605">
        <w:fldChar w:fldCharType="separate"/>
      </w:r>
      <w:r w:rsidR="00542605" w:rsidRPr="00542605">
        <w:rPr>
          <w:noProof/>
        </w:rPr>
        <w:t>[5]</w:t>
      </w:r>
      <w:r w:rsidR="00542605">
        <w:fldChar w:fldCharType="end"/>
      </w:r>
      <w:r>
        <w:t xml:space="preserve">. However, </w:t>
      </w:r>
      <w:r w:rsidR="001242EE">
        <w:t>t</w:t>
      </w:r>
      <w:r w:rsidR="004563A1" w:rsidRPr="004563A1">
        <w:t xml:space="preserve">he reliability of data transmission is the most important in designing a protocol </w:t>
      </w:r>
      <w:r w:rsidR="007B2D30">
        <w:t xml:space="preserve">for industrial </w:t>
      </w:r>
      <w:r w:rsidR="0009719E">
        <w:t>w</w:t>
      </w:r>
      <w:r w:rsidR="004563A1" w:rsidRPr="004563A1">
        <w:t xml:space="preserve">ireless </w:t>
      </w:r>
      <w:r w:rsidR="0009719E">
        <w:t>s</w:t>
      </w:r>
      <w:r w:rsidR="0009719E" w:rsidRPr="004563A1">
        <w:t xml:space="preserve">ensor </w:t>
      </w:r>
      <w:r w:rsidR="0009719E">
        <w:t>n</w:t>
      </w:r>
      <w:r w:rsidR="0009719E" w:rsidRPr="004563A1">
        <w:t>etworks</w:t>
      </w:r>
      <w:r>
        <w:t xml:space="preserve">. </w:t>
      </w:r>
      <w:bookmarkEnd w:id="2"/>
      <w:bookmarkEnd w:id="3"/>
      <w:r w:rsidR="004563A1" w:rsidRPr="004563A1">
        <w:t>Many studies</w:t>
      </w:r>
      <w:r w:rsidR="007A7DC9">
        <w:t xml:space="preserve"> have</w:t>
      </w:r>
      <w:r w:rsidR="004563A1" w:rsidRPr="004563A1">
        <w:t xml:space="preserve"> tried to improve the reliability of data transmission </w:t>
      </w:r>
      <w:r w:rsidR="007A7DC9">
        <w:t>over</w:t>
      </w:r>
      <w:r w:rsidR="007A7DC9" w:rsidRPr="004563A1">
        <w:t xml:space="preserve"> </w:t>
      </w:r>
      <w:r w:rsidR="004563A1" w:rsidRPr="004563A1">
        <w:t xml:space="preserve">wireless sensor networks by improving the physical layer </w:t>
      </w:r>
      <w:r w:rsidR="00045690">
        <w:fldChar w:fldCharType="begin" w:fldLock="1"/>
      </w:r>
      <w:r w:rsidR="00542605">
        <w:instrText>ADDIN CSL_CITATION {"citationItems":[{"id":"ITEM-1","itemData":{"DOI":"10.1109/TIE.2017.2779423","ISSN":"1557-9948","author":[{"dropping-particle":"","family":"Nguyen","given":"T T","non-dropping-particle":"","parse-names":false,"suffix":""},{"dropping-particle":"","family":"Oh","given":"H","non-dropping-particle":"","parse-names":false,"suffix":""}],"container-title":"IEEE Transactions on Industrial Electronics","id":"ITEM-1","issue":"7","issued":{"date-parts":[["2018","7"]]},"page":"6009-6016","title":"A Receiver for Resource-Constrained Wireless Sensor Devices to Remove the Effect of Multipath Fading","type":"article-journal","volume":"65"},"uris":["http://www.mendeley.com/documents/?uuid=89c47e0f-5e10-4211-ab7c-6632cba42b42"]}],"mendeley":{"formattedCitation":"[6]","plainTextFormattedCitation":"[6]","previouslyFormattedCitation":"[6]"},"properties":{"noteIndex":0},"schema":"https://github.com/citation-style-language/schema/raw/master/csl-citation.json"}</w:instrText>
      </w:r>
      <w:r w:rsidR="00045690">
        <w:fldChar w:fldCharType="separate"/>
      </w:r>
      <w:r w:rsidR="00A41FE6" w:rsidRPr="00A41FE6">
        <w:rPr>
          <w:noProof/>
        </w:rPr>
        <w:t>[6]</w:t>
      </w:r>
      <w:r w:rsidR="00045690">
        <w:fldChar w:fldCharType="end"/>
      </w:r>
      <w:r w:rsidR="004563A1" w:rsidRPr="004563A1">
        <w:t xml:space="preserve">, </w:t>
      </w:r>
      <w:r w:rsidR="007A7DC9">
        <w:t xml:space="preserve">the </w:t>
      </w:r>
      <w:r w:rsidR="004563A1" w:rsidRPr="004563A1">
        <w:t xml:space="preserve">MAC protocol </w:t>
      </w:r>
      <w:r w:rsidR="00045690">
        <w:fldChar w:fldCharType="begin" w:fldLock="1"/>
      </w:r>
      <w:r w:rsidR="00542605">
        <w:instrText>ADDIN CSL_CITATION {"citationItems":[{"id":"ITEM-1","itemData":{"DOI":"10.1109/TIE.2019.2960753","ISSN":"1557-9948","author":[{"dropping-particle":"","family":"Nguyen","given":"T T","non-dropping-particle":"","parse-names":false,"suffix":""},{"dropping-particle":"","family":"Oh","given":"H","non-dropping-particle":"","parse-names":false,"suffix":""}],"container-title":"IEEE Transactions on Industrial Electronics","id":"ITEM-1","issued":{"date-parts":[["2019"]]},"page":"1","title":"SCSMA: A Smart CSMA/CA Using Blind Learning for Wireless Sensor Networks","type":"article-journal"},"uris":["http://www.mendeley.com/documents/?uuid=d5e58484-0dd1-49c9-84c1-501c8b92b54f"]}],"mendeley":{"formattedCitation":"[7]","plainTextFormattedCitation":"[7]","previouslyFormattedCitation":"[7]"},"properties":{"noteIndex":0},"schema":"https://github.com/citation-style-language/schema/raw/master/csl-citation.json"}</w:instrText>
      </w:r>
      <w:r w:rsidR="00045690">
        <w:fldChar w:fldCharType="separate"/>
      </w:r>
      <w:r w:rsidR="00A41FE6" w:rsidRPr="00A41FE6">
        <w:rPr>
          <w:noProof/>
        </w:rPr>
        <w:t>[7]</w:t>
      </w:r>
      <w:r w:rsidR="00045690">
        <w:fldChar w:fldCharType="end"/>
      </w:r>
      <w:r w:rsidR="004563A1" w:rsidRPr="004563A1">
        <w:t xml:space="preserve">, and </w:t>
      </w:r>
      <w:r w:rsidR="007A7DC9">
        <w:t xml:space="preserve">the </w:t>
      </w:r>
      <w:r w:rsidR="004563A1" w:rsidRPr="004563A1">
        <w:t xml:space="preserve">routing protocol </w:t>
      </w:r>
      <w:r w:rsidR="00045690">
        <w:fldChar w:fldCharType="begin" w:fldLock="1"/>
      </w:r>
      <w:r w:rsidR="00542605">
        <w:instrText>ADDIN CSL_CITATION {"citationItems":[{"id":"ITEM-1","itemData":{"author":[{"dropping-particle":"","family":"Winter","given":"Tim","non-dropping-particle":"","parse-names":false,"suffix":""},{"dropping-particle":"","family":"Thubert","given":"Pascal","non-dropping-particle":"","parse-names":false,"suffix":""},{"dropping-particle":"","family":"Brandt","given":"Anders","non-dropping-particle":"","parse-names":false,"suffix":""},{"dropping-particle":"","family":"Hui","given":"Jonathan W","non-dropping-particle":"","parse-names":false,"suffix":""},{"dropping-particle":"","family":"Kelsey","given":"Richard","non-dropping-particle":"","parse-names":false,"suffix":""},{"dropping-particle":"","family":"Levis","given":"Philip","non-dropping-particle":"","parse-names":false,"suffix":""},{"dropping-particle":"","family":"Pister","given":"Kris","non-dropping-particle":"","parse-names":false,"suffix":""},{"dropping-particle":"","family":"Struik","given":"Rene","non-dropping-particle":"","parse-names":false,"suffix":""},{"dropping-particle":"","family":"Vasseur","given":"Jean-Philippe","non-dropping-particle":"","parse-names":false,"suffix":""},{"dropping-particle":"","family":"Alexander","given":"Roger K","non-dropping-particle":"","parse-names":false,"suffix":""}],"container-title":"rfc","id":"ITEM-1","issued":{"date-parts":[["2012"]]},"page":"1-157","title":"RPL: IPv6 Routing Protocol for Low-Power and Lossy Networks.","type":"article-journal","volume":"6550"},"uris":["http://www.mendeley.com/documents/?uuid=8fa1d634-f2c7-4326-8505-e58860b33ccc"]}],"mendeley":{"formattedCitation":"[8]","plainTextFormattedCitation":"[8]","previouslyFormattedCitation":"[8]"},"properties":{"noteIndex":0},"schema":"https://github.com/citation-style-language/schema/raw/master/csl-citation.json"}</w:instrText>
      </w:r>
      <w:r w:rsidR="00045690">
        <w:fldChar w:fldCharType="separate"/>
      </w:r>
      <w:r w:rsidR="00A41FE6" w:rsidRPr="00A41FE6">
        <w:rPr>
          <w:noProof/>
        </w:rPr>
        <w:t>[8]</w:t>
      </w:r>
      <w:r w:rsidR="00045690">
        <w:fldChar w:fldCharType="end"/>
      </w:r>
      <w:r w:rsidR="00045690">
        <w:fldChar w:fldCharType="begin" w:fldLock="1"/>
      </w:r>
      <w:r w:rsidR="00542605">
        <w:instrText>ADDIN CSL_CITATION {"citationItems":[{"id":"ITEM-1","itemData":{"ISSN":"2032-944X","author":[{"dropping-particle":"","family":"Mittal","given":"Mohit","non-dropping-particle":"","parse-names":false,"suffix":""},{"dropping-particle":"","family":"Iwendi","given":"Celestine","non-dropping-particle":"","parse-names":false,"suffix":""}],"container-title":"EAI Endorsed Transactions on Energy Web","id":"ITEM-1","issue":"24","issued":{"date-parts":[["2019"]]},"publisher":"European Alliance for Innovation (EAI)","title":"A survey on energy-aware wireless sensor routing protocols","type":"article-journal","volume":"6"},"uris":["http://www.mendeley.com/documents/?uuid=686e6b7a-ee47-47de-bfde-7ca8709d6dcf"]}],"mendeley":{"formattedCitation":"[9]","plainTextFormattedCitation":"[9]","previouslyFormattedCitation":"[9]"},"properties":{"noteIndex":0},"schema":"https://github.com/citation-style-language/schema/raw/master/csl-citation.json"}</w:instrText>
      </w:r>
      <w:r w:rsidR="00045690">
        <w:fldChar w:fldCharType="separate"/>
      </w:r>
      <w:r w:rsidR="00A41FE6" w:rsidRPr="00A41FE6">
        <w:rPr>
          <w:noProof/>
        </w:rPr>
        <w:t>[9]</w:t>
      </w:r>
      <w:r w:rsidR="00045690">
        <w:fldChar w:fldCharType="end"/>
      </w:r>
      <w:r w:rsidR="00045690">
        <w:fldChar w:fldCharType="begin" w:fldLock="1"/>
      </w:r>
      <w:r w:rsidR="00542605">
        <w:instrText>ADDIN CSL_CITATION {"citationItems":[{"id":"ITEM-1","itemData":{"ISSN":"1389-1286","author":[{"dropping-particle":"","family":"Clausen","given":"Thomas","non-dropping-particle":"","parse-names":false,"suffix":""},{"dropping-particle":"","family":"Yi","given":"Jiazi","non-dropping-particle":"","parse-names":false,"suffix":""},{"dropping-particle":"","family":"Herberg","given":"Ulrich","non-dropping-particle":"","parse-names":false,"suffix":""}],"container-title":"Computer Networks","id":"ITEM-1","issued":{"date-parts":[["2017"]]},"page":"125-140","publisher":"Elsevier","title":"Lightweight on-demand ad hoc distance-vector routing-next generation (LOADng): protocol, extension, and applicability","type":"article-journal","volume":"126"},"uris":["http://www.mendeley.com/documents/?uuid=fe431643-3bb9-4262-8ec6-586e659b5e0c"]}],"mendeley":{"formattedCitation":"[10]","plainTextFormattedCitation":"[10]","previouslyFormattedCitation":"[10]"},"properties":{"noteIndex":0},"schema":"https://github.com/citation-style-language/schema/raw/master/csl-citation.json"}</w:instrText>
      </w:r>
      <w:r w:rsidR="00045690">
        <w:fldChar w:fldCharType="separate"/>
      </w:r>
      <w:r w:rsidR="00A41FE6" w:rsidRPr="00A41FE6">
        <w:rPr>
          <w:noProof/>
        </w:rPr>
        <w:t>[10]</w:t>
      </w:r>
      <w:r w:rsidR="00045690">
        <w:fldChar w:fldCharType="end"/>
      </w:r>
      <w:r w:rsidR="00045690">
        <w:fldChar w:fldCharType="begin" w:fldLock="1"/>
      </w:r>
      <w:r w:rsidR="00542605">
        <w:instrText>ADDIN CSL_CITATION {"citationItems":[{"id":"ITEM-1","itemData":{"DOI":"10.1007/s11276-017-1550-x","ISSN":"15728196","abstract":"It is critical to improve throughput in real-time wireless sensor networks in order to reduce delay in data gathering and satisfy more real-time applications with tighter deadlines. One approach to achieving this is to construct a tree, such that the sizes of sub-trees of a root are well balanced, and to then assign a unique channel to each sub-tree. However, it is not easy to construct a balanced tree, because each node has to know the current connectivity status of other nodes in the network, which is not reasonable due to the increase in control overhead. We prove that building an optimal balanced tree is NP-Complete. Thus, we devise a heuristic algorithm to efficiently construct a balanced tree that is almost comparable to an optimally balanced tree. Furthermore, we suggest a way that each sub-tree is constructed to increase parallel transmission within itself. We apply the slotted sense multiple access (SSMA) protocol to each sub-tree, and evaluate the new approach with SSMA using a single channel and multi-channel lightweight medium access control. According to simulation results, SSMA using a balanced tree significantly outperforms other protocols in terms of packet delivery ratio and energy consumption.","author":[{"dropping-particle":"","family":"Nguyen","given":"Trang Tien","non-dropping-particle":"","parse-names":false,"suffix":""},{"dropping-particle":"","family":"Oh","given":"Hoon","non-dropping-particle":"","parse-names":false,"suffix":""}],"container-title":"Wireless Networks","id":"ITEM-1","issue":"3","issued":{"date-parts":[["2018","4"]]},"page":"993-1005","title":"Constructing an optimally balanced tree to maximize data throughput with multiple channels","type":"article-journal","volume":"24"},"uris":["http://www.mendeley.com/documents/?uuid=40f03cfd-c042-46bb-a1a2-61a88d76d3df"]}],"mendeley":{"formattedCitation":"[11]","plainTextFormattedCitation":"[11]","previouslyFormattedCitation":"[11]"},"properties":{"noteIndex":0},"schema":"https://github.com/citation-style-language/schema/raw/master/csl-citation.json"}</w:instrText>
      </w:r>
      <w:r w:rsidR="00045690">
        <w:fldChar w:fldCharType="separate"/>
      </w:r>
      <w:r w:rsidR="00A41FE6" w:rsidRPr="00A41FE6">
        <w:rPr>
          <w:noProof/>
        </w:rPr>
        <w:t>[11]</w:t>
      </w:r>
      <w:r w:rsidR="00045690">
        <w:fldChar w:fldCharType="end"/>
      </w:r>
      <w:r w:rsidR="004563A1" w:rsidRPr="004563A1">
        <w:t xml:space="preserve">. However, the previous </w:t>
      </w:r>
      <w:r w:rsidR="007A7DC9">
        <w:t>studies</w:t>
      </w:r>
      <w:r w:rsidR="007A7DC9" w:rsidRPr="004563A1">
        <w:t xml:space="preserve"> </w:t>
      </w:r>
      <w:r w:rsidR="007A7DC9">
        <w:t>did</w:t>
      </w:r>
      <w:r w:rsidR="007A7DC9" w:rsidRPr="004563A1">
        <w:t xml:space="preserve"> </w:t>
      </w:r>
      <w:r w:rsidR="004563A1" w:rsidRPr="004563A1">
        <w:t>not consider the effect of link quality</w:t>
      </w:r>
      <w:r w:rsidR="007A7DC9">
        <w:t>;</w:t>
      </w:r>
      <w:r w:rsidR="004563A1" w:rsidRPr="004563A1">
        <w:t xml:space="preserve"> they </w:t>
      </w:r>
      <w:r w:rsidR="007A7DC9">
        <w:t>assumed</w:t>
      </w:r>
      <w:r w:rsidR="007A7DC9" w:rsidRPr="004563A1">
        <w:t xml:space="preserve"> </w:t>
      </w:r>
      <w:r w:rsidR="004563A1" w:rsidRPr="004563A1">
        <w:t>the link quality is always stable. In real application</w:t>
      </w:r>
      <w:r w:rsidR="000F6449">
        <w:t>s</w:t>
      </w:r>
      <w:r w:rsidR="004563A1" w:rsidRPr="004563A1">
        <w:t>, the link quality is not</w:t>
      </w:r>
      <w:r w:rsidR="000F6449">
        <w:t xml:space="preserve"> </w:t>
      </w:r>
      <w:r w:rsidR="004563A1" w:rsidRPr="004563A1">
        <w:t>stable</w:t>
      </w:r>
      <w:r w:rsidR="000F6449">
        <w:t>,</w:t>
      </w:r>
      <w:r w:rsidR="004563A1" w:rsidRPr="004563A1">
        <w:t xml:space="preserve"> and it can vary depending on the environment and time. Therefore, </w:t>
      </w:r>
      <w:r w:rsidR="00435C73" w:rsidRPr="004563A1">
        <w:t xml:space="preserve">for </w:t>
      </w:r>
      <w:r w:rsidR="00435C73">
        <w:t xml:space="preserve">industrial </w:t>
      </w:r>
      <w:r w:rsidR="00435C73" w:rsidRPr="004563A1">
        <w:t>wireless sensor networks</w:t>
      </w:r>
      <w:r w:rsidR="00435C73">
        <w:t xml:space="preserve">, </w:t>
      </w:r>
      <w:r w:rsidR="004563A1" w:rsidRPr="004563A1">
        <w:t xml:space="preserve">it is necessary to study link quality measurement that </w:t>
      </w:r>
      <w:r w:rsidR="00435C73">
        <w:t>has</w:t>
      </w:r>
      <w:r w:rsidR="00435C73" w:rsidRPr="004563A1">
        <w:t xml:space="preserve"> </w:t>
      </w:r>
      <w:r w:rsidR="004563A1" w:rsidRPr="004563A1">
        <w:t xml:space="preserve">low </w:t>
      </w:r>
      <w:r w:rsidR="00435C73" w:rsidRPr="004563A1">
        <w:t>computational</w:t>
      </w:r>
      <w:r w:rsidR="00435C73">
        <w:t xml:space="preserve"> </w:t>
      </w:r>
      <w:r w:rsidR="004563A1" w:rsidRPr="004563A1">
        <w:t>complexity</w:t>
      </w:r>
      <w:r w:rsidR="0005262A">
        <w:t xml:space="preserve"> and that requires</w:t>
      </w:r>
      <w:r w:rsidR="004563A1" w:rsidRPr="004563A1">
        <w:t xml:space="preserve"> low energy consumption.</w:t>
      </w:r>
    </w:p>
    <w:bookmarkEnd w:id="4"/>
    <w:bookmarkEnd w:id="5"/>
    <w:p w:rsidR="00DD5F47" w:rsidRDefault="00DD5F47" w:rsidP="00B402AB">
      <w:pPr>
        <w:pStyle w:val="MDPI31text"/>
      </w:pPr>
      <w:r w:rsidRPr="00DD5F47">
        <w:t>There are two types of link quality evaluation</w:t>
      </w:r>
      <w:r w:rsidR="006820BB">
        <w:t>:</w:t>
      </w:r>
      <w:r w:rsidRPr="00DD5F47">
        <w:t xml:space="preserve"> hardware-based, and software-based. Some studies used hardware-based metrics to evaluate the link quality. Noda et al. </w:t>
      </w:r>
      <w:r w:rsidR="00045690">
        <w:fldChar w:fldCharType="begin" w:fldLock="1"/>
      </w:r>
      <w:r w:rsidR="00542605">
        <w:instrText>ADDIN CSL_CITATION {"citationItems":[{"id":"ITEM-1","itemData":{"ISSN":"1551-3688","author":[{"dropping-particle":"","family":"Noda","given":"Claro","non-dropping-particle":"","parse-names":false,"suffix":""},{"dropping-particle":"","family":"Prabh","given":"Shashi","non-dropping-particle":"","parse-names":false,"suffix":""},{"dropping-particle":"","family":"Alves","given":"Mário","non-dropping-particle":"","parse-names":false,"suffix":""},{"dropping-particle":"","family":"Boano","given":"Carlo Alberto","non-dropping-particle":"","parse-names":false,"suffix":""},{"dropping-particle":"","family":"Voigt","given":"Thiemo","non-dropping-particle":"","parse-names":false,"suffix":""}],"container-title":"ACM SIGBED Review","id":"ITEM-1","issue":"4","issued":{"date-parts":[["2011"]]},"page":"43-48","publisher":"ACM New York, NY, USA","title":"Quantifying the channel quality for interference-aware wireless sensor networks","type":"article-journal","volume":"8"},"uris":["http://www.mendeley.com/documents/?uuid=c5f8c9de-348a-48fa-8a47-9b5dc64e77c6"]}],"mendeley":{"formattedCitation":"[12]","plainTextFormattedCitation":"[12]","previouslyFormattedCitation":"[12]"},"properties":{"noteIndex":0},"schema":"https://github.com/citation-style-language/schema/raw/master/csl-citation.json"}</w:instrText>
      </w:r>
      <w:r w:rsidR="00045690">
        <w:fldChar w:fldCharType="separate"/>
      </w:r>
      <w:r w:rsidR="00A41FE6" w:rsidRPr="00A41FE6">
        <w:rPr>
          <w:noProof/>
        </w:rPr>
        <w:t>[12]</w:t>
      </w:r>
      <w:r w:rsidR="00045690">
        <w:fldChar w:fldCharType="end"/>
      </w:r>
      <w:r w:rsidRPr="00DD5F47">
        <w:t xml:space="preserve"> proposed a new channel quality metric </w:t>
      </w:r>
      <w:r w:rsidR="00FD4CEF">
        <w:t>that</w:t>
      </w:r>
      <w:r w:rsidR="00FD4CEF" w:rsidRPr="00DD5F47">
        <w:t xml:space="preserve"> </w:t>
      </w:r>
      <w:r w:rsidRPr="00DD5F47">
        <w:t xml:space="preserve">is based on the availability of the channel over time and </w:t>
      </w:r>
      <w:r w:rsidR="00FD4CEF">
        <w:t xml:space="preserve">that </w:t>
      </w:r>
      <w:r w:rsidRPr="00DD5F47">
        <w:t xml:space="preserve">meaningfully quantifies spectrum usage. However, </w:t>
      </w:r>
      <w:r w:rsidR="00FD4CEF">
        <w:t>in</w:t>
      </w:r>
      <w:r w:rsidR="00FD4CEF" w:rsidRPr="00DD5F47">
        <w:t xml:space="preserve"> </w:t>
      </w:r>
      <w:r w:rsidRPr="00DD5F47">
        <w:t>the presence of multipath fading, it may have problems estimat</w:t>
      </w:r>
      <w:r w:rsidR="00FD4CEF">
        <w:t>ing</w:t>
      </w:r>
      <w:r w:rsidRPr="00DD5F47">
        <w:t xml:space="preserve"> the channel quality.</w:t>
      </w:r>
      <w:r w:rsidR="00FD4CEF">
        <w:t xml:space="preserve"> </w:t>
      </w:r>
      <w:proofErr w:type="spellStart"/>
      <w:r w:rsidRPr="00DD5F47">
        <w:t>Audéoud</w:t>
      </w:r>
      <w:proofErr w:type="spellEnd"/>
      <w:r w:rsidRPr="00DD5F47">
        <w:t xml:space="preserve"> </w:t>
      </w:r>
      <w:r w:rsidR="00FD4CEF">
        <w:t xml:space="preserve">and </w:t>
      </w:r>
      <w:proofErr w:type="spellStart"/>
      <w:r w:rsidR="00FD4CEF">
        <w:t>Heusse</w:t>
      </w:r>
      <w:proofErr w:type="spellEnd"/>
      <w:r w:rsidR="00FD4CEF">
        <w:t xml:space="preserve"> </w:t>
      </w:r>
      <w:r w:rsidR="00045690">
        <w:fldChar w:fldCharType="begin" w:fldLock="1"/>
      </w:r>
      <w:r w:rsidR="00542605">
        <w:instrText>ADDIN CSL_CITATION {"citationItems":[{"id":"ITEM-1","itemData":{"ISBN":"390317601X","author":[{"dropping-particle":"","family":"Audéoud","given":"Henry-Joseph","non-dropping-particle":"","parse-names":false,"suffix":""},{"dropping-particle":"","family":"Heusse","given":"Martin","non-dropping-particle":"","parse-names":false,"suffix":""}],"container-title":"2018 14th Annual Conference on Wireless On-demand Network Systems and Services (WONS)","id":"ITEM-1","issued":{"date-parts":[["2018"]]},"page":"87-90","publisher":"IEEE","title":"Quick and efficient link quality estimation in wireless sensors networks","type":"paper-conference"},"uris":["http://www.mendeley.com/documents/?uuid=7a3f1c20-abc5-47ee-bde1-43667ff986dc"]}],"mendeley":{"formattedCitation":"[13]","plainTextFormattedCitation":"[13]","previouslyFormattedCitation":"[13]"},"properties":{"noteIndex":0},"schema":"https://github.com/citation-style-language/schema/raw/master/csl-citation.json"}</w:instrText>
      </w:r>
      <w:r w:rsidR="00045690">
        <w:fldChar w:fldCharType="separate"/>
      </w:r>
      <w:r w:rsidR="00A41FE6" w:rsidRPr="00A41FE6">
        <w:rPr>
          <w:noProof/>
        </w:rPr>
        <w:t>[13]</w:t>
      </w:r>
      <w:r w:rsidR="00045690">
        <w:fldChar w:fldCharType="end"/>
      </w:r>
      <w:r w:rsidRPr="00DD5F47">
        <w:t xml:space="preserve"> studied the correlation between the Received Signal Strength Indicator (RSSI), Link Quality Indicator (LQI), and Packet Delivery Ratio (PDR). RSSI is a poor indication of </w:t>
      </w:r>
      <w:r w:rsidR="00CA7B50">
        <w:t xml:space="preserve">the </w:t>
      </w:r>
      <w:r w:rsidRPr="00DD5F47">
        <w:t>PDR that one can expect on a given link,</w:t>
      </w:r>
      <w:r w:rsidR="00CA7B50">
        <w:t xml:space="preserve"> and</w:t>
      </w:r>
      <w:r w:rsidRPr="00DD5F47">
        <w:t xml:space="preserve"> LQI gives more accurate information. Thus, work has focused on the utilization of LQI. However, in scenarios with impulsive noise, the LQI may overestimate the channel quality, since the LQI does not account for the packet loss</w:t>
      </w:r>
      <w:r w:rsidR="00CA7B50">
        <w:t>es</w:t>
      </w:r>
      <w:r w:rsidRPr="00DD5F47">
        <w:t xml:space="preserve">. </w:t>
      </w:r>
      <w:proofErr w:type="spellStart"/>
      <w:r w:rsidRPr="00DD5F47">
        <w:t>Eskola</w:t>
      </w:r>
      <w:proofErr w:type="spellEnd"/>
      <w:r w:rsidR="00CA7B50" w:rsidRPr="00CA7B50">
        <w:t xml:space="preserve"> and </w:t>
      </w:r>
      <w:proofErr w:type="spellStart"/>
      <w:r w:rsidR="00CA7B50" w:rsidRPr="00CA7B50">
        <w:t>Heikkilä</w:t>
      </w:r>
      <w:proofErr w:type="spellEnd"/>
      <w:r w:rsidR="00CA7B50">
        <w:t xml:space="preserve"> </w:t>
      </w:r>
      <w:r w:rsidR="00045690">
        <w:fldChar w:fldCharType="begin" w:fldLock="1"/>
      </w:r>
      <w:r w:rsidR="00542605">
        <w:instrText>ADDIN CSL_CITATION {"citationItems":[{"id":"ITEM-1","itemData":{"ISSN":"1570-8705","author":[{"dropping-particle":"","family":"Eskola","given":"Marina","non-dropping-particle":"","parse-names":false,"suffix":""},{"dropping-particle":"","family":"Heikkilä","given":"Tapio","non-dropping-particle":"","parse-names":false,"suffix":""}],"container-title":"Ad Hoc Networks","id":"ITEM-1","issued":{"date-parts":[["2016"]]},"page":"19-33","publisher":"Elsevier","title":"Classification of radio channel disturbances for industrial wireless sensor networks","type":"article-journal","volume":"42"},"uris":["http://www.mendeley.com/documents/?uuid=0bdee7d0-0e98-4fef-90f5-b6a47e61d397"]}],"mendeley":{"formattedCitation":"[14]","plainTextFormattedCitation":"[14]","previouslyFormattedCitation":"[14]"},"properties":{"noteIndex":0},"schema":"https://github.com/citation-style-language/schema/raw/master/csl-citation.json"}</w:instrText>
      </w:r>
      <w:r w:rsidR="00045690">
        <w:fldChar w:fldCharType="separate"/>
      </w:r>
      <w:r w:rsidR="00A41FE6" w:rsidRPr="00A41FE6">
        <w:rPr>
          <w:noProof/>
        </w:rPr>
        <w:t>[14]</w:t>
      </w:r>
      <w:r w:rsidR="00045690">
        <w:fldChar w:fldCharType="end"/>
      </w:r>
      <w:r w:rsidRPr="00DD5F47">
        <w:t xml:space="preserve"> proposed a classifier to identify disturbances in the wireless channel related to line-of-sight changes and radio frequency interferences. However, the </w:t>
      </w:r>
      <w:r w:rsidRPr="00DD5F47">
        <w:lastRenderedPageBreak/>
        <w:t>proposed technique does not provide any metric</w:t>
      </w:r>
      <w:r w:rsidR="002C3B28">
        <w:t>s</w:t>
      </w:r>
      <w:r w:rsidRPr="00DD5F47">
        <w:t xml:space="preserve"> to be used by protocols to optimize network performance. Gomes et al. </w:t>
      </w:r>
      <w:r w:rsidR="00045690">
        <w:fldChar w:fldCharType="begin" w:fldLock="1"/>
      </w:r>
      <w:r w:rsidR="00542605">
        <w:instrText>ADDIN CSL_CITATION {"citationItems":[{"id":"ITEM-1","itemData":{"ISSN":"1570-8705","author":[{"dropping-particle":"","family":"Gomes","given":"Ruan D","non-dropping-particle":"","parse-names":false,"suffix":""},{"dropping-particle":"V","family":"Queiroz","given":"Diego","non-dropping-particle":"","parse-names":false,"suffix":""},{"dropping-particle":"","family":"Lima Filho","given":"Abel C","non-dropping-particle":"","parse-names":false,"suffix":""},{"dropping-particle":"","family":"Fonseca","given":"Iguatemi E","non-dropping-particle":"","parse-names":false,"suffix":""},{"dropping-particle":"","family":"Alencar","given":"Marcelo S","non-dropping-particle":"","parse-names":false,"suffix":""}],"container-title":"Ad Hoc Networks","id":"ITEM-1","issued":{"date-parts":[["2017"]]},"page":"116-133","publisher":"Elsevier","title":"Real-time link quality estimation for industrial wireless sensor networks using dedicated nodes","type":"article-journal","volume":"59"},"uris":["http://www.mendeley.com/documents/?uuid=06608c52-f68e-4e03-be29-9e5125e1c3ca"]}],"mendeley":{"formattedCitation":"[15]","plainTextFormattedCitation":"[15]","previouslyFormattedCitation":"[15]"},"properties":{"noteIndex":0},"schema":"https://github.com/citation-style-language/schema/raw/master/csl-citation.json"}</w:instrText>
      </w:r>
      <w:r w:rsidR="00045690">
        <w:fldChar w:fldCharType="separate"/>
      </w:r>
      <w:r w:rsidR="00A41FE6" w:rsidRPr="00A41FE6">
        <w:rPr>
          <w:noProof/>
        </w:rPr>
        <w:t>[15]</w:t>
      </w:r>
      <w:r w:rsidR="00045690">
        <w:fldChar w:fldCharType="end"/>
      </w:r>
      <w:r w:rsidRPr="00DD5F47">
        <w:t xml:space="preserve"> proposed a new type of node, the Link Quality Estimator (LQE)</w:t>
      </w:r>
      <w:r w:rsidR="002A19DC">
        <w:t xml:space="preserve">, </w:t>
      </w:r>
      <w:r w:rsidRPr="00DD5F47">
        <w:t>dedicated to estimating the link quality in real</w:t>
      </w:r>
      <w:r w:rsidR="0001271F">
        <w:t xml:space="preserve"> </w:t>
      </w:r>
      <w:r w:rsidRPr="00DD5F47">
        <w:t>time using RSSI and information obtained from received packets. Typically, the LQE node is capable of capturing multipath, interference, and link asymmetry</w:t>
      </w:r>
      <w:r w:rsidR="0001271F">
        <w:t xml:space="preserve"> effects</w:t>
      </w:r>
      <w:r w:rsidRPr="00DD5F47">
        <w:t>. They use RSSI and LQI values to infer the Packet Reception Rate (PRR) of the given links. Unfortunately, RSSI and PDR have</w:t>
      </w:r>
      <w:r w:rsidR="0001271F">
        <w:t xml:space="preserve"> </w:t>
      </w:r>
      <w:r w:rsidRPr="00DD5F47">
        <w:t>prove</w:t>
      </w:r>
      <w:r w:rsidR="0001271F">
        <w:t>n</w:t>
      </w:r>
      <w:r w:rsidRPr="00DD5F47">
        <w:t xml:space="preserve"> to be only loosely correlated in many situations. The hardware-based estimator</w:t>
      </w:r>
      <w:r w:rsidR="0001271F">
        <w:t>s</w:t>
      </w:r>
      <w:r w:rsidRPr="00DD5F47">
        <w:t xml:space="preserve"> </w:t>
      </w:r>
      <w:r w:rsidR="0001271F">
        <w:t>do</w:t>
      </w:r>
      <w:r w:rsidR="0001271F" w:rsidRPr="00DD5F47">
        <w:t xml:space="preserve"> </w:t>
      </w:r>
      <w:r w:rsidRPr="00DD5F47">
        <w:t xml:space="preserve">not require the computation resources </w:t>
      </w:r>
      <w:r w:rsidR="0001271F">
        <w:t>because</w:t>
      </w:r>
      <w:r w:rsidR="0001271F" w:rsidRPr="00DD5F47">
        <w:t xml:space="preserve"> </w:t>
      </w:r>
      <w:r w:rsidRPr="00DD5F47">
        <w:t xml:space="preserve">they </w:t>
      </w:r>
      <w:r w:rsidR="0001271F">
        <w:t>use</w:t>
      </w:r>
      <w:r w:rsidR="0001271F" w:rsidRPr="00DD5F47">
        <w:t xml:space="preserve"> </w:t>
      </w:r>
      <w:r w:rsidRPr="00DD5F47">
        <w:t>built-in hardware metrics. However, they do not provide accurate measurement</w:t>
      </w:r>
      <w:r w:rsidR="0001271F">
        <w:t>,</w:t>
      </w:r>
      <w:r w:rsidRPr="00DD5F47">
        <w:t xml:space="preserve"> as it was observed and reported </w:t>
      </w:r>
      <w:r w:rsidR="0001271F">
        <w:t>in</w:t>
      </w:r>
      <w:r w:rsidR="0001271F" w:rsidRPr="00DD5F47">
        <w:t xml:space="preserve"> </w:t>
      </w:r>
      <w:r w:rsidRPr="00DD5F47">
        <w:t>previous experimental studies.</w:t>
      </w:r>
    </w:p>
    <w:p w:rsidR="00A834F5" w:rsidRDefault="00A834F5" w:rsidP="00B402AB">
      <w:pPr>
        <w:pStyle w:val="MDPI31text"/>
      </w:pPr>
      <w:r w:rsidRPr="00A834F5">
        <w:t>The software-based estimators</w:t>
      </w:r>
      <w:r w:rsidR="0041239D">
        <w:t>,</w:t>
      </w:r>
      <w:r w:rsidRPr="00A834F5">
        <w:t xml:space="preserve"> such as </w:t>
      </w:r>
      <w:r w:rsidR="0041239D">
        <w:t xml:space="preserve">the </w:t>
      </w:r>
      <w:r w:rsidRPr="00A834F5">
        <w:t xml:space="preserve">PRR and </w:t>
      </w:r>
      <w:r w:rsidR="0041239D">
        <w:t xml:space="preserve">the </w:t>
      </w:r>
      <w:r w:rsidRPr="00A834F5">
        <w:t>Required Number of Packet</w:t>
      </w:r>
      <w:r w:rsidR="0041239D">
        <w:t xml:space="preserve">s </w:t>
      </w:r>
      <w:r w:rsidRPr="00A834F5">
        <w:t>(RNP)</w:t>
      </w:r>
      <w:r w:rsidR="0041239D">
        <w:t>,</w:t>
      </w:r>
      <w:r w:rsidRPr="00A834F5">
        <w:t xml:space="preserve"> are based on the calculated information from the upper layer. RNP is more reactive than PRR, </w:t>
      </w:r>
      <w:r w:rsidR="0041239D">
        <w:t>and</w:t>
      </w:r>
      <w:r w:rsidR="0041239D" w:rsidRPr="00A834F5">
        <w:t xml:space="preserve"> </w:t>
      </w:r>
      <w:r w:rsidRPr="00A834F5">
        <w:t>is calculated based on the transmitted packet</w:t>
      </w:r>
      <w:r w:rsidR="00A40A1A">
        <w:t>s</w:t>
      </w:r>
      <w:r w:rsidRPr="00A834F5">
        <w:t xml:space="preserve"> </w:t>
      </w:r>
      <w:r w:rsidR="00A40A1A">
        <w:t>from</w:t>
      </w:r>
      <w:r w:rsidRPr="00A834F5">
        <w:t xml:space="preserve"> sender</w:t>
      </w:r>
      <w:r w:rsidR="00A40A1A">
        <w:t>s</w:t>
      </w:r>
      <w:r w:rsidRPr="00A834F5">
        <w:t xml:space="preserve">. Thus, RNP can estimate the link quality as long as the traffic is generated from the sender. However, RNP can underestimate link quality </w:t>
      </w:r>
      <w:r w:rsidR="0041358A">
        <w:t>if</w:t>
      </w:r>
      <w:r w:rsidR="0041358A" w:rsidRPr="00A834F5">
        <w:t xml:space="preserve"> </w:t>
      </w:r>
      <w:r w:rsidRPr="00A834F5">
        <w:t xml:space="preserve">packets are retransmitted many times before being successfully received. Window Mean with Exponentially Weighted Moving Average (WMEWMA), Expected Transmission Count (ETX), and </w:t>
      </w:r>
      <w:r w:rsidR="0041358A">
        <w:t>Four</w:t>
      </w:r>
      <w:r w:rsidRPr="00A834F5">
        <w:t>-Bit</w:t>
      </w:r>
      <w:r w:rsidR="0041358A">
        <w:t xml:space="preserve"> (FB)</w:t>
      </w:r>
      <w:r w:rsidR="00E476FE">
        <w:t xml:space="preserve"> </w:t>
      </w:r>
      <w:r w:rsidRPr="00A834F5">
        <w:t xml:space="preserve">are some examples of RNP-based estimators. WMEWMA is a filter-based link quality estimator that uses </w:t>
      </w:r>
      <w:bookmarkStart w:id="12" w:name="OLE_LINK64"/>
      <w:bookmarkStart w:id="13" w:name="OLE_LINK65"/>
      <w:r w:rsidR="00874B5B">
        <w:t>an</w:t>
      </w:r>
      <w:r w:rsidR="00874B5B" w:rsidRPr="00A834F5">
        <w:t xml:space="preserve"> </w:t>
      </w:r>
      <w:r w:rsidR="00874B5B">
        <w:t>e</w:t>
      </w:r>
      <w:r w:rsidR="00874B5B" w:rsidRPr="00A834F5">
        <w:t xml:space="preserve">xponentially </w:t>
      </w:r>
      <w:r w:rsidR="00874B5B">
        <w:t>w</w:t>
      </w:r>
      <w:r w:rsidR="00874B5B" w:rsidRPr="00A834F5">
        <w:t xml:space="preserve">eighted </w:t>
      </w:r>
      <w:r w:rsidR="00874B5B">
        <w:t>m</w:t>
      </w:r>
      <w:r w:rsidR="00874B5B" w:rsidRPr="00A834F5">
        <w:t xml:space="preserve">oving </w:t>
      </w:r>
      <w:r w:rsidR="00874B5B">
        <w:t>a</w:t>
      </w:r>
      <w:r w:rsidR="00874B5B" w:rsidRPr="00A834F5">
        <w:t>verage</w:t>
      </w:r>
      <w:bookmarkEnd w:id="12"/>
      <w:bookmarkEnd w:id="13"/>
      <w:r w:rsidRPr="00A834F5">
        <w:t xml:space="preserve"> filter as the main estimation technique</w:t>
      </w:r>
      <w:r w:rsidR="000D7349">
        <w:t>.</w:t>
      </w:r>
      <w:r w:rsidRPr="00A834F5">
        <w:t xml:space="preserve"> </w:t>
      </w:r>
      <w:r w:rsidR="000D7349">
        <w:t>B</w:t>
      </w:r>
      <w:r w:rsidRPr="00A834F5">
        <w:t>ased on link measurements, the PRR is computed and then smoothed to the previously computed PRR using the EWMA filter</w:t>
      </w:r>
      <w:r w:rsidR="000D7349">
        <w:t>,</w:t>
      </w:r>
      <w:r w:rsidRPr="00A834F5">
        <w:t xml:space="preserve"> which provides a more stable but sufficiently agile estimation</w:t>
      </w:r>
      <w:r w:rsidR="000D7349">
        <w:t>,</w:t>
      </w:r>
      <w:r w:rsidRPr="00A834F5">
        <w:t xml:space="preserve"> compared to PRR</w:t>
      </w:r>
      <w:r w:rsidR="00381ABB">
        <w:t xml:space="preserve"> </w:t>
      </w:r>
      <w:r w:rsidR="00381ABB">
        <w:fldChar w:fldCharType="begin" w:fldLock="1"/>
      </w:r>
      <w:r w:rsidR="00542605">
        <w:instrText>ADDIN CSL_CITATION {"citationItems":[{"id":"ITEM-1","itemData":{"ISSN":"0975-0290","author":[{"dropping-particle":"","family":"Kirubasri","given":"G","non-dropping-particle":"","parse-names":false,"suffix":""},{"dropping-particle":"","family":"Maheswari","given":"N Uma","non-dropping-particle":"","parse-names":false,"suffix":""}],"container-title":"International Journal of Advanced Networking and Applications","id":"ITEM-1","issue":"3","issued":{"date-parts":[["2016"]]},"page":"3103","publisher":"Eswar Publications","title":"A study on hardware and software link quality metrics for wireless multimedia sensor networks","type":"article-journal","volume":"8"},"uris":["http://www.mendeley.com/documents/?uuid=4752154d-6a04-403d-9742-7e724c698baf"]}],"mendeley":{"formattedCitation":"[16]","plainTextFormattedCitation":"[16]","previouslyFormattedCitation":"[16]"},"properties":{"noteIndex":0},"schema":"https://github.com/citation-style-language/schema/raw/master/csl-citation.json"}</w:instrText>
      </w:r>
      <w:r w:rsidR="00381ABB">
        <w:fldChar w:fldCharType="separate"/>
      </w:r>
      <w:r w:rsidR="00A41FE6" w:rsidRPr="00A41FE6">
        <w:rPr>
          <w:noProof/>
        </w:rPr>
        <w:t>[16]</w:t>
      </w:r>
      <w:r w:rsidR="00381ABB">
        <w:fldChar w:fldCharType="end"/>
      </w:r>
      <w:r w:rsidRPr="00A834F5">
        <w:t>. The Kalman filter</w:t>
      </w:r>
      <w:r w:rsidR="000D7349">
        <w:t>-</w:t>
      </w:r>
      <w:r w:rsidRPr="00A834F5">
        <w:t xml:space="preserve">based </w:t>
      </w:r>
      <w:r w:rsidR="000D7349">
        <w:t>L</w:t>
      </w:r>
      <w:r w:rsidRPr="00A834F5">
        <w:t>ink</w:t>
      </w:r>
      <w:r w:rsidR="000D7349">
        <w:t>-</w:t>
      </w:r>
      <w:r w:rsidRPr="00A834F5">
        <w:t xml:space="preserve">quality estimator (KLE) was proposed in </w:t>
      </w:r>
      <w:r w:rsidR="00381ABB">
        <w:fldChar w:fldCharType="begin" w:fldLock="1"/>
      </w:r>
      <w:r w:rsidR="00542605">
        <w:instrText>ADDIN CSL_CITATION {"citationItems":[{"id":"ITEM-1","itemData":{"author":[{"dropping-particle":"","family":"Woo","given":"Alec","non-dropping-particle":"","parse-names":false,"suffix":""},{"dropping-particle":"","family":"Culler","given":"David E","non-dropping-particle":"","parse-names":false,"suffix":""}],"id":"ITEM-1","issued":{"date-parts":[["2003"]]},"publisher":"Computer Science Division, University of California Oakland, Calif, USA","title":"Evaluation of efficient link reliability estimators for low-power wireless networks","type":"book"},"uris":["http://www.mendeley.com/documents/?uuid=78563357-a85d-4072-b2cb-0dc691cbf2e1"]}],"mendeley":{"formattedCitation":"[17]","plainTextFormattedCitation":"[17]","previouslyFormattedCitation":"[17]"},"properties":{"noteIndex":0},"schema":"https://github.com/citation-style-language/schema/raw/master/csl-citation.json"}</w:instrText>
      </w:r>
      <w:r w:rsidR="00381ABB">
        <w:fldChar w:fldCharType="separate"/>
      </w:r>
      <w:r w:rsidR="00A41FE6" w:rsidRPr="00A41FE6">
        <w:rPr>
          <w:noProof/>
        </w:rPr>
        <w:t>[17]</w:t>
      </w:r>
      <w:r w:rsidR="00381ABB">
        <w:fldChar w:fldCharType="end"/>
      </w:r>
      <w:r w:rsidRPr="00A834F5">
        <w:t xml:space="preserve"> to overcome the poor reactivity of average-based LQEs, including PRR. ETX</w:t>
      </w:r>
      <w:r w:rsidR="00381ABB">
        <w:t xml:space="preserve"> </w:t>
      </w:r>
      <w:r w:rsidR="00381ABB">
        <w:fldChar w:fldCharType="begin" w:fldLock="1"/>
      </w:r>
      <w:r w:rsidR="00542605">
        <w:instrText>ADDIN CSL_CITATION {"citationItems":[{"id":"ITEM-1","itemData":{"author":[{"dropping-particle":"","family":"Couto","given":"Douglas S J","non-dropping-particle":"De","parse-names":false,"suffix":""},{"dropping-particle":"","family":"Aguayo","given":"Daniel","non-dropping-particle":"","parse-names":false,"suffix":""},{"dropping-particle":"","family":"Bicket","given":"John","non-dropping-particle":"","parse-names":false,"suffix":""},{"dropping-particle":"","family":"Morris","given":"Robert","non-dropping-particle":"","parse-names":false,"suffix":""}],"container-title":"Proceedings of the 9th annual international conference on Mobile computing and networking","id":"ITEM-1","issued":{"date-parts":[["2003"]]},"page":"134-146","title":"A high-throughput path metric for multi-hop wireless routing","type":"paper-conference"},"uris":["http://www.mendeley.com/documents/?uuid=cccfe8ca-ab15-4fd3-8dd2-c28215516334"]}],"mendeley":{"formattedCitation":"[18]","plainTextFormattedCitation":"[18]","previouslyFormattedCitation":"[18]"},"properties":{"noteIndex":0},"schema":"https://github.com/citation-style-language/schema/raw/master/csl-citation.json"}</w:instrText>
      </w:r>
      <w:r w:rsidR="00381ABB">
        <w:fldChar w:fldCharType="separate"/>
      </w:r>
      <w:r w:rsidR="00A41FE6" w:rsidRPr="00A41FE6">
        <w:rPr>
          <w:noProof/>
        </w:rPr>
        <w:t>[18]</w:t>
      </w:r>
      <w:r w:rsidR="00381ABB">
        <w:fldChar w:fldCharType="end"/>
      </w:r>
      <w:r w:rsidRPr="00A834F5">
        <w:t xml:space="preserve"> is a receiver-initiated estimator that uses active monitoring. </w:t>
      </w:r>
      <w:r w:rsidR="000D7349">
        <w:t xml:space="preserve">It </w:t>
      </w:r>
      <w:r w:rsidRPr="00A834F5">
        <w:t>considers link asymmetry by estimating the PRR in both directions to calculate the PRR of the backward link and the PRR of the forward link. However,</w:t>
      </w:r>
      <w:r w:rsidR="000D7349">
        <w:t xml:space="preserve"> </w:t>
      </w:r>
      <w:proofErr w:type="spellStart"/>
      <w:r w:rsidR="000D7349" w:rsidRPr="00070427">
        <w:t>Koksal</w:t>
      </w:r>
      <w:proofErr w:type="spellEnd"/>
      <w:r w:rsidR="000D7349" w:rsidRPr="00070427">
        <w:t xml:space="preserve"> and Balakrishnan</w:t>
      </w:r>
      <w:r w:rsidRPr="00A834F5">
        <w:t xml:space="preserve"> </w:t>
      </w:r>
      <w:r w:rsidR="00381ABB">
        <w:fldChar w:fldCharType="begin" w:fldLock="1"/>
      </w:r>
      <w:r w:rsidR="00542605">
        <w:instrText>ADDIN CSL_CITATION {"citationItems":[{"id":"ITEM-1","itemData":{"ISSN":"0733-8716","author":[{"dropping-particle":"","family":"Koksal","given":"Can Emre","non-dropping-particle":"","parse-names":false,"suffix":""},{"dropping-particle":"","family":"Balakrishnan","given":"Hari","non-dropping-particle":"","parse-names":false,"suffix":""}],"container-title":"IEEE Journal on selected areas in communications","id":"ITEM-1","issue":"11","issued":{"date-parts":[["2006"]]},"page":"1984-1994","publisher":"IEEE","title":"Quality-aware routing metrics for time-varying wireless mesh networks","type":"article-journal","volume":"24"},"uris":["http://www.mendeley.com/documents/?uuid=f9164cf8-66cb-4e86-b65c-1d4acadc5b8b"]}],"mendeley":{"formattedCitation":"[19]","plainTextFormattedCitation":"[19]","previouslyFormattedCitation":"[19]"},"properties":{"noteIndex":0},"schema":"https://github.com/citation-style-language/schema/raw/master/csl-citation.json"}</w:instrText>
      </w:r>
      <w:r w:rsidR="00381ABB">
        <w:fldChar w:fldCharType="separate"/>
      </w:r>
      <w:r w:rsidR="00A41FE6" w:rsidRPr="00A41FE6">
        <w:rPr>
          <w:noProof/>
        </w:rPr>
        <w:t>[19]</w:t>
      </w:r>
      <w:r w:rsidR="00381ABB">
        <w:fldChar w:fldCharType="end"/>
      </w:r>
      <w:r w:rsidRPr="00A834F5">
        <w:t xml:space="preserve"> found that ETX based on passive monitoring fails in overloaded (congested) networks</w:t>
      </w:r>
      <w:r w:rsidR="000D7349">
        <w:t>,</w:t>
      </w:r>
      <w:r w:rsidRPr="00A834F5">
        <w:t xml:space="preserve"> since a large number of nodes are not able to compute the ETX because they do not receive packets.</w:t>
      </w:r>
      <w:r w:rsidR="000D7349">
        <w:t xml:space="preserve"> </w:t>
      </w:r>
      <w:r w:rsidRPr="00A834F5">
        <w:t>FB</w:t>
      </w:r>
      <w:r w:rsidR="00381ABB">
        <w:t xml:space="preserve"> </w:t>
      </w:r>
      <w:r w:rsidR="00381ABB">
        <w:fldChar w:fldCharType="begin" w:fldLock="1"/>
      </w:r>
      <w:r w:rsidR="00542605">
        <w:instrText>ADDIN CSL_CITATION {"citationItems":[{"id":"ITEM-1","itemData":{"author":[{"dropping-particle":"","family":"Fonseca","given":"Rodrigo","non-dropping-particle":"","parse-names":false,"suffix":""},{"dropping-particle":"","family":"Gnawali","given":"Omprakash","non-dropping-particle":"","parse-names":false,"suffix":""},{"dropping-particle":"","family":"Jamieson","given":"Kyle","non-dropping-particle":"","parse-names":false,"suffix":""},{"dropping-particle":"","family":"Levis","given":"Philip","non-dropping-particle":"","parse-names":false,"suffix":""}],"container-title":"HotNets","id":"ITEM-1","issued":{"date-parts":[["2007"]]},"title":"Four-bit wireless link estimation.","type":"paper-conference"},"uris":["http://www.mendeley.com/documents/?uuid=be8a6156-01f0-478c-bc38-3aa152f0ada4"]}],"mendeley":{"formattedCitation":"[20]","plainTextFormattedCitation":"[20]","previouslyFormattedCitation":"[20]"},"properties":{"noteIndex":0},"schema":"https://github.com/citation-style-language/schema/raw/master/csl-citation.json"}</w:instrText>
      </w:r>
      <w:r w:rsidR="00381ABB">
        <w:fldChar w:fldCharType="separate"/>
      </w:r>
      <w:r w:rsidR="00A41FE6" w:rsidRPr="00A41FE6">
        <w:rPr>
          <w:noProof/>
        </w:rPr>
        <w:t>[20]</w:t>
      </w:r>
      <w:r w:rsidR="00381ABB">
        <w:fldChar w:fldCharType="end"/>
      </w:r>
      <w:r w:rsidRPr="00A834F5">
        <w:t xml:space="preserve"> </w:t>
      </w:r>
      <w:r w:rsidR="000D7349">
        <w:t>link</w:t>
      </w:r>
      <w:r w:rsidRPr="00A834F5">
        <w:t xml:space="preserve"> estimation is designed with four bits of information. FB assesses link quality as an approximation of the packet retransmissions count by combining two metrics (RNP and WMEWMA) through the EWMA filter. A simulation was performed to compare five different LQEs (PRR, RNP, WMEWMA, ETX, and FB) on the </w:t>
      </w:r>
      <w:r w:rsidR="00F87FAA">
        <w:t>Collection Tree</w:t>
      </w:r>
      <w:r w:rsidR="00F87FAA" w:rsidRPr="00A834F5">
        <w:t xml:space="preserve"> </w:t>
      </w:r>
      <w:r w:rsidR="00F87FAA">
        <w:t>Protocol (CTP)</w:t>
      </w:r>
      <w:r w:rsidRPr="00A834F5">
        <w:t xml:space="preserve"> for smart-grid environments </w:t>
      </w:r>
      <w:r w:rsidR="00381ABB">
        <w:fldChar w:fldCharType="begin" w:fldLock="1"/>
      </w:r>
      <w:r w:rsidR="00542605">
        <w:instrText>ADDIN CSL_CITATION {"citationItems":[{"id":"ITEM-1","itemData":{"ISSN":"1550-1477","author":[{"dropping-particle":"","family":"Gungor","given":"Vehbi C","non-dropping-particle":"","parse-names":false,"suffix":""},{"dropping-particle":"","family":"Korkmaz","given":"Mustafa Kemal","non-dropping-particle":"","parse-names":false,"suffix":""}],"container-title":"International Journal of Distributed Sensor Networks","id":"ITEM-1","issue":"2","issued":{"date-parts":[["2012"]]},"page":"214068","publisher":"SAGE Publications Sage UK: London, England","title":"Wireless link-quality estimation in smart grid environments","type":"article-journal","volume":"8"},"uris":["http://www.mendeley.com/documents/?uuid=3998af93-1835-460a-bf46-c85e84df58eb"]}],"mendeley":{"formattedCitation":"[21]","plainTextFormattedCitation":"[21]","previouslyFormattedCitation":"[21]"},"properties":{"noteIndex":0},"schema":"https://github.com/citation-style-language/schema/raw/master/csl-citation.json"}</w:instrText>
      </w:r>
      <w:r w:rsidR="00381ABB">
        <w:fldChar w:fldCharType="separate"/>
      </w:r>
      <w:r w:rsidR="00A41FE6" w:rsidRPr="00A41FE6">
        <w:rPr>
          <w:noProof/>
        </w:rPr>
        <w:t>[21]</w:t>
      </w:r>
      <w:r w:rsidR="00381ABB">
        <w:fldChar w:fldCharType="end"/>
      </w:r>
      <w:r w:rsidRPr="00A834F5">
        <w:t xml:space="preserve">. In the simulations described in </w:t>
      </w:r>
      <w:r w:rsidR="00851236">
        <w:t>that</w:t>
      </w:r>
      <w:r w:rsidR="00851236" w:rsidRPr="00A834F5">
        <w:t xml:space="preserve"> </w:t>
      </w:r>
      <w:r w:rsidRPr="00A834F5">
        <w:t>paper, ETX and FB presented a better performance in harsh smart</w:t>
      </w:r>
      <w:r w:rsidR="00762DB6">
        <w:t>-</w:t>
      </w:r>
      <w:r w:rsidRPr="00A834F5">
        <w:t>grid environments, since only ETX and FB</w:t>
      </w:r>
      <w:r w:rsidR="00762DB6" w:rsidRPr="00762DB6">
        <w:t xml:space="preserve"> </w:t>
      </w:r>
      <w:r w:rsidR="00762DB6">
        <w:t>from</w:t>
      </w:r>
      <w:r w:rsidR="00762DB6" w:rsidRPr="00A834F5">
        <w:t xml:space="preserve"> among the evaluated LQEs</w:t>
      </w:r>
      <w:r w:rsidRPr="00A834F5">
        <w:t xml:space="preserve"> consider the link asymmetry. However, they </w:t>
      </w:r>
      <w:r w:rsidR="00F1070B">
        <w:t>did</w:t>
      </w:r>
      <w:r w:rsidR="00F1070B" w:rsidRPr="00A834F5">
        <w:t xml:space="preserve"> </w:t>
      </w:r>
      <w:r w:rsidRPr="00A834F5">
        <w:t xml:space="preserve">not consider burstiness </w:t>
      </w:r>
      <w:r w:rsidR="00576F0D">
        <w:t xml:space="preserve">in the </w:t>
      </w:r>
      <w:r w:rsidRPr="00A834F5">
        <w:t>link</w:t>
      </w:r>
      <w:r w:rsidR="00576F0D">
        <w:t>s</w:t>
      </w:r>
      <w:r w:rsidRPr="00A834F5">
        <w:t xml:space="preserve"> during their measurements.</w:t>
      </w:r>
    </w:p>
    <w:p w:rsidR="00887D65" w:rsidRDefault="00887D65" w:rsidP="00B402AB">
      <w:pPr>
        <w:pStyle w:val="MDPI31text"/>
      </w:pPr>
      <w:r w:rsidRPr="00887D65">
        <w:t xml:space="preserve">In this study, we examine the effect of the link quality on designing a MAC protocol </w:t>
      </w:r>
      <w:r w:rsidR="00FC1C29">
        <w:t>for</w:t>
      </w:r>
      <w:r w:rsidR="00FC1C29" w:rsidRPr="00887D65">
        <w:t xml:space="preserve"> </w:t>
      </w:r>
      <w:r w:rsidR="00FC1C29">
        <w:t xml:space="preserve">industrial </w:t>
      </w:r>
      <w:r w:rsidRPr="00887D65">
        <w:t xml:space="preserve">wireless sensor networks. </w:t>
      </w:r>
      <w:bookmarkStart w:id="14" w:name="OLE_LINK71"/>
      <w:bookmarkStart w:id="15" w:name="OLE_LINK72"/>
      <w:r w:rsidRPr="00887D65">
        <w:t>Then, we propose a link quality estimation</w:t>
      </w:r>
      <w:r w:rsidR="007B1980">
        <w:t xml:space="preserve"> mechanism</w:t>
      </w:r>
      <w:r w:rsidRPr="00887D65">
        <w:t xml:space="preserve"> that is based on counting the number of consecutive</w:t>
      </w:r>
      <w:r w:rsidR="00EF0A48">
        <w:t>ly</w:t>
      </w:r>
      <w:r w:rsidRPr="00887D65">
        <w:t xml:space="preserve"> </w:t>
      </w:r>
      <w:r w:rsidR="00EF0A48">
        <w:t>lost</w:t>
      </w:r>
      <w:r w:rsidRPr="00887D65">
        <w:t xml:space="preserve"> packet</w:t>
      </w:r>
      <w:r w:rsidR="00EF0A48">
        <w:t>s</w:t>
      </w:r>
      <w:r w:rsidRPr="00887D65">
        <w:t xml:space="preserve"> </w:t>
      </w:r>
      <w:r w:rsidR="00EF0A48">
        <w:t xml:space="preserve">on </w:t>
      </w:r>
      <w:r w:rsidRPr="00887D65">
        <w:t>each link at the receiv</w:t>
      </w:r>
      <w:r w:rsidR="00EF0A48">
        <w:t>ing end, as</w:t>
      </w:r>
      <w:r w:rsidR="00EF0A48" w:rsidRPr="00887D65">
        <w:t xml:space="preserve"> </w:t>
      </w:r>
      <w:r w:rsidRPr="00887D65">
        <w:t>calculated by the receiver node</w:t>
      </w:r>
      <w:r w:rsidR="00EF0A48">
        <w:t>.</w:t>
      </w:r>
      <w:r w:rsidRPr="00887D65">
        <w:t xml:space="preserve"> </w:t>
      </w:r>
      <w:r w:rsidR="00EF0A48">
        <w:t>The</w:t>
      </w:r>
      <w:r w:rsidRPr="00887D65">
        <w:t xml:space="preserve"> number of consecutive</w:t>
      </w:r>
      <w:r w:rsidR="00EF0A48">
        <w:t>ly</w:t>
      </w:r>
      <w:r w:rsidRPr="00887D65">
        <w:t xml:space="preserve"> </w:t>
      </w:r>
      <w:r w:rsidR="00EF0A48">
        <w:t>lost</w:t>
      </w:r>
      <w:r w:rsidRPr="00887D65">
        <w:t xml:space="preserve"> packet</w:t>
      </w:r>
      <w:r w:rsidR="00947A80">
        <w:t>s</w:t>
      </w:r>
      <w:r w:rsidRPr="00887D65">
        <w:t xml:space="preserve"> then </w:t>
      </w:r>
      <w:r w:rsidR="001C12D8">
        <w:t>gives</w:t>
      </w:r>
      <w:r w:rsidR="001C12D8" w:rsidRPr="00887D65">
        <w:t xml:space="preserve"> </w:t>
      </w:r>
      <w:r w:rsidRPr="00887D65">
        <w:t xml:space="preserve">the distribution of burstiness </w:t>
      </w:r>
      <w:r w:rsidR="001C12D8">
        <w:t>for</w:t>
      </w:r>
      <w:r w:rsidR="001C12D8" w:rsidRPr="00887D65">
        <w:t xml:space="preserve"> </w:t>
      </w:r>
      <w:r w:rsidRPr="00887D65">
        <w:t xml:space="preserve">each link </w:t>
      </w:r>
      <w:r w:rsidR="00E579A7">
        <w:t>in</w:t>
      </w:r>
      <w:r w:rsidRPr="00887D65">
        <w:t xml:space="preserve"> the networks</w:t>
      </w:r>
      <w:r w:rsidRPr="00C46E3F">
        <w:rPr>
          <w:color w:val="auto"/>
        </w:rPr>
        <w:t>.</w:t>
      </w:r>
      <w:r w:rsidR="00F61965" w:rsidRPr="00C46E3F">
        <w:rPr>
          <w:color w:val="auto"/>
        </w:rPr>
        <w:t xml:space="preserve"> In our proposed, </w:t>
      </w:r>
      <w:r w:rsidR="00734AC3" w:rsidRPr="00C46E3F">
        <w:rPr>
          <w:color w:val="auto"/>
        </w:rPr>
        <w:t>l</w:t>
      </w:r>
      <w:r w:rsidR="00F61965" w:rsidRPr="00C46E3F">
        <w:rPr>
          <w:color w:val="auto"/>
        </w:rPr>
        <w:t>ink quality measurement is executed during network formation, however, its result can be utilized during network working.</w:t>
      </w:r>
      <w:r w:rsidR="00406463" w:rsidRPr="00C46E3F">
        <w:rPr>
          <w:color w:val="auto"/>
        </w:rPr>
        <w:t xml:space="preserve"> </w:t>
      </w:r>
      <w:bookmarkStart w:id="16" w:name="OLE_LINK13"/>
      <w:bookmarkStart w:id="17" w:name="OLE_LINK14"/>
      <w:bookmarkStart w:id="18" w:name="OLE_LINK3"/>
      <w:bookmarkStart w:id="19" w:name="OLE_LINK4"/>
      <w:r w:rsidRPr="00887D65">
        <w:t xml:space="preserve">Furthermore, based on the new link quality estimator, we proposed a </w:t>
      </w:r>
      <w:r w:rsidR="00071157">
        <w:t xml:space="preserve">metric </w:t>
      </w:r>
      <w:r w:rsidRPr="00887D65">
        <w:t xml:space="preserve">called </w:t>
      </w:r>
      <w:r w:rsidR="00BA70FE">
        <w:t>the burstiness distribution metric, which is</w:t>
      </w:r>
      <w:r w:rsidRPr="00887D65">
        <w:t xml:space="preserve"> used for estimating the number of transmission</w:t>
      </w:r>
      <w:r w:rsidR="00030B32">
        <w:t>s</w:t>
      </w:r>
      <w:r w:rsidRPr="00887D65">
        <w:t xml:space="preserve"> </w:t>
      </w:r>
      <w:r w:rsidR="002D6817">
        <w:t xml:space="preserve">in order to obtain </w:t>
      </w:r>
      <w:r w:rsidRPr="00887D65">
        <w:t xml:space="preserve">target </w:t>
      </w:r>
      <w:r w:rsidR="002D6817">
        <w:t xml:space="preserve">PRR </w:t>
      </w:r>
      <w:r w:rsidRPr="00887D65">
        <w:t>that can be used to find the shortest transmission path in routing protocol</w:t>
      </w:r>
      <w:r w:rsidR="00FE29C6">
        <w:t>,</w:t>
      </w:r>
      <w:r w:rsidRPr="00887D65">
        <w:t xml:space="preserve"> and designing </w:t>
      </w:r>
      <w:r w:rsidR="00A859B9">
        <w:t xml:space="preserve">a </w:t>
      </w:r>
      <w:r w:rsidRPr="00887D65">
        <w:t>MAC protocol for</w:t>
      </w:r>
      <w:r w:rsidR="00A859B9">
        <w:t xml:space="preserve"> the industrial</w:t>
      </w:r>
      <w:r w:rsidRPr="00887D65">
        <w:t xml:space="preserve"> wireless sensor network</w:t>
      </w:r>
      <w:ins w:id="20" w:author="Mr Tan" w:date="2020-12-02T15:43:00Z">
        <w:r w:rsidR="005817FC">
          <w:t xml:space="preserve"> </w:t>
        </w:r>
        <w:bookmarkStart w:id="21" w:name="OLE_LINK11"/>
        <w:bookmarkStart w:id="22" w:name="OLE_LINK12"/>
        <w:r w:rsidR="005817FC">
          <w:t xml:space="preserve">or </w:t>
        </w:r>
      </w:ins>
      <w:ins w:id="23" w:author="Mr Tan" w:date="2020-12-02T15:44:00Z">
        <w:r w:rsidR="005817FC">
          <w:t xml:space="preserve">apply on </w:t>
        </w:r>
      </w:ins>
      <w:ins w:id="24" w:author="Mr Tan" w:date="2020-12-02T15:51:00Z">
        <w:r w:rsidR="005817FC">
          <w:t>soft</w:t>
        </w:r>
      </w:ins>
      <w:ins w:id="25" w:author="Mr Tan" w:date="2020-12-02T15:52:00Z">
        <w:r w:rsidR="005817FC">
          <w:t>-</w:t>
        </w:r>
      </w:ins>
      <w:ins w:id="26" w:author="Mr Tan" w:date="2020-12-02T15:44:00Z">
        <w:r w:rsidR="005817FC">
          <w:t>sen</w:t>
        </w:r>
      </w:ins>
      <w:ins w:id="27" w:author="Mr Tan" w:date="2020-12-02T15:51:00Z">
        <w:r w:rsidR="005817FC">
          <w:t>sor</w:t>
        </w:r>
      </w:ins>
      <w:ins w:id="28" w:author="Mr Tan" w:date="2020-12-02T15:53:00Z">
        <w:r w:rsidR="005817FC">
          <w:t xml:space="preserve"> techniques</w:t>
        </w:r>
      </w:ins>
      <w:ins w:id="29" w:author="Mr Tan" w:date="2020-12-02T15:54:00Z">
        <w:r w:rsidR="005817FC">
          <w:t xml:space="preserve"> </w:t>
        </w:r>
      </w:ins>
      <w:ins w:id="30" w:author="Mr Tan" w:date="2020-12-02T15:56:00Z">
        <w:r w:rsidR="00970AAE">
          <w:fldChar w:fldCharType="begin" w:fldLock="1"/>
        </w:r>
      </w:ins>
      <w:r w:rsidR="00970AAE">
        <w:instrText>ADDIN CSL_CITATION {"citationItems":[{"id":"ITEM-1","itemData":{"ISSN":"0001-1541","author":[{"dropping-particle":"","family":"Kaneko","given":"Hiromasa","non-dropping-particle":"","parse-names":false,"suffix":""},{"dropping-particle":"","family":"Funatsu","given":"Kimito","non-dropping-particle":"","parse-names":false,"suffix":""}],"container-title":"AIChE Journal","id":"ITEM-1","issue":"2","issued":{"date-parts":[["2014"]]},"page":"600-612","publisher":"Wiley Online Library","title":"Application of online support vector regression for soft sensors","type":"article-journal","volume":"60"},"uris":["http://www.mendeley.com/documents/?uuid=5ca0885f-b91e-401a-bb5c-ec782d1a763f"]}],"mendeley":{"formattedCitation":"[22]","plainTextFormattedCitation":"[22]"},"properties":{"noteIndex":0},"schema":"https://github.com/citation-style-language/schema/raw/master/csl-citation.json"}</w:instrText>
      </w:r>
      <w:r w:rsidR="00970AAE">
        <w:fldChar w:fldCharType="separate"/>
      </w:r>
      <w:r w:rsidR="00970AAE" w:rsidRPr="00970AAE">
        <w:rPr>
          <w:noProof/>
        </w:rPr>
        <w:t>[22]</w:t>
      </w:r>
      <w:ins w:id="31" w:author="Mr Tan" w:date="2020-12-02T15:56:00Z">
        <w:r w:rsidR="00970AAE">
          <w:fldChar w:fldCharType="end"/>
        </w:r>
      </w:ins>
      <w:ins w:id="32" w:author="Mr Tan" w:date="2020-12-02T15:55:00Z">
        <w:r w:rsidR="005817FC">
          <w:fldChar w:fldCharType="begin" w:fldLock="1"/>
        </w:r>
      </w:ins>
      <w:r w:rsidR="00970AAE">
        <w:instrText>ADDIN CSL_CITATION {"citationItems":[{"id":"ITEM-1","itemData":{"DOI":"10.1109/TIM.2006.887331","ISSN":"1557-9662 VO  - 56","abstract":"In this paper, a virtual instrument for the estimation of octane number in the gasoline produced by refineries is introduced. The instrument was designed with the aim of replacing measuring hardware during maintenance operations. The virtual instrument is based on a nonlinear moving average model, implemented by using multilayer perceptron neural networks. Stacking approaches are adopted to improve the estimation performance of the instrument. Classical linear algorithms of model aggregation are compared in the paper with a nonlinear strategy, based on the neural combination of a set of first-level neural estimators. The validity of the proposed approach is verified by comparison with the performance of both linear and nonlinear modeling techniques. The designed virtual instrument has been implemented by a large refinery in Sicily, which supplied the data used during the design phase","author":[{"dropping-particle":"","family":"Fortuna","given":"L","non-dropping-particle":"","parse-names":false,"suffix":""},{"dropping-particle":"","family":"Giannone","given":"P","non-dropping-particle":"","parse-names":false,"suffix":""},{"dropping-particle":"","family":"Graziani","given":"S","non-dropping-particle":"","parse-names":false,"suffix":""},{"dropping-particle":"","family":"Xibilia","given":"M G","non-dropping-particle":"","parse-names":false,"suffix":""}],"container-title":"IEEE Transactions on Instrumentation and Measurement","id":"ITEM-1","issue":"1","issued":{"date-parts":[["2007"]]},"page":"95-101","title":"Virtual Instruments Based on Stacked Neural Networks to Improve Product Quality Monitoring in a Refinery","type":"article-journal","volume":"56"},"uris":["http://www.mendeley.com/documents/?uuid=5c1b047d-0a16-486d-8733-64d9089621f1"]}],"mendeley":{"formattedCitation":"[23]","plainTextFormattedCitation":"[23]","previouslyFormattedCitation":"[22]"},"properties":{"noteIndex":0},"schema":"https://github.com/citation-style-language/schema/raw/master/csl-citation.json"}</w:instrText>
      </w:r>
      <w:r w:rsidR="005817FC">
        <w:fldChar w:fldCharType="separate"/>
      </w:r>
      <w:r w:rsidR="00970AAE" w:rsidRPr="00970AAE">
        <w:rPr>
          <w:noProof/>
        </w:rPr>
        <w:t>[23]</w:t>
      </w:r>
      <w:ins w:id="33" w:author="Mr Tan" w:date="2020-12-02T15:55:00Z">
        <w:r w:rsidR="005817FC">
          <w:fldChar w:fldCharType="end"/>
        </w:r>
      </w:ins>
      <w:ins w:id="34" w:author="Mr Tan" w:date="2020-12-02T15:54:00Z">
        <w:r w:rsidR="005817FC">
          <w:t xml:space="preserve"> </w:t>
        </w:r>
      </w:ins>
      <w:ins w:id="35" w:author="Mr Tan" w:date="2020-12-02T15:51:00Z">
        <w:r w:rsidR="005817FC">
          <w:t xml:space="preserve">to give </w:t>
        </w:r>
      </w:ins>
      <w:ins w:id="36" w:author="Mr Tan" w:date="2020-12-02T15:52:00Z">
        <w:r w:rsidR="005817FC">
          <w:t xml:space="preserve">real-time estimation for the </w:t>
        </w:r>
      </w:ins>
      <w:ins w:id="37" w:author="Mr Tan" w:date="2020-12-02T15:53:00Z">
        <w:r w:rsidR="005817FC">
          <w:t xml:space="preserve">link </w:t>
        </w:r>
      </w:ins>
      <w:ins w:id="38" w:author="Mr Tan" w:date="2020-12-02T15:52:00Z">
        <w:r w:rsidR="005817FC">
          <w:t>quality measurement.</w:t>
        </w:r>
      </w:ins>
      <w:bookmarkEnd w:id="16"/>
      <w:bookmarkEnd w:id="17"/>
      <w:del w:id="39" w:author="Mr Tan" w:date="2020-12-02T15:43:00Z">
        <w:r w:rsidRPr="00887D65" w:rsidDel="005817FC">
          <w:delText>.</w:delText>
        </w:r>
      </w:del>
    </w:p>
    <w:bookmarkEnd w:id="14"/>
    <w:bookmarkEnd w:id="15"/>
    <w:bookmarkEnd w:id="18"/>
    <w:bookmarkEnd w:id="19"/>
    <w:bookmarkEnd w:id="21"/>
    <w:bookmarkEnd w:id="22"/>
    <w:p w:rsidR="00887D65" w:rsidRDefault="00647CAE" w:rsidP="00B402AB">
      <w:pPr>
        <w:pStyle w:val="MDPI31text"/>
      </w:pPr>
      <w:r w:rsidRPr="00647CAE">
        <w:t>The remainder of this paper is organized as follows. In Section 2, we present</w:t>
      </w:r>
      <w:r w:rsidR="006E6F20">
        <w:t xml:space="preserve"> the system model and</w:t>
      </w:r>
      <w:r w:rsidRPr="00647CAE">
        <w:t xml:space="preserve"> </w:t>
      </w:r>
      <w:r w:rsidR="0063669F">
        <w:t xml:space="preserve">a </w:t>
      </w:r>
      <w:r w:rsidRPr="00647CAE">
        <w:t>link burstiness</w:t>
      </w:r>
      <w:r w:rsidR="001C6A98">
        <w:t xml:space="preserve"> research overview</w:t>
      </w:r>
      <w:r w:rsidRPr="00647CAE">
        <w:t xml:space="preserve">. The proposed LQE </w:t>
      </w:r>
      <w:r w:rsidR="0063669F">
        <w:t>is</w:t>
      </w:r>
      <w:r w:rsidRPr="00647CAE">
        <w:t xml:space="preserve"> described in Section 3. In Section 4, we show the evaluation result</w:t>
      </w:r>
      <w:r w:rsidR="0063669F">
        <w:t>s</w:t>
      </w:r>
      <w:r w:rsidRPr="00647CAE">
        <w:t xml:space="preserve"> </w:t>
      </w:r>
      <w:r w:rsidR="0063669F">
        <w:t>from</w:t>
      </w:r>
      <w:r w:rsidR="0063669F" w:rsidRPr="00647CAE">
        <w:t xml:space="preserve"> </w:t>
      </w:r>
      <w:r w:rsidRPr="00647CAE">
        <w:t>our method</w:t>
      </w:r>
      <w:r w:rsidR="0063669F">
        <w:t>,</w:t>
      </w:r>
      <w:r w:rsidRPr="00647CAE">
        <w:t xml:space="preserve"> and the conclusion</w:t>
      </w:r>
      <w:r w:rsidR="00374075">
        <w:t>s</w:t>
      </w:r>
      <w:r w:rsidRPr="00647CAE">
        <w:t xml:space="preserve"> </w:t>
      </w:r>
      <w:r w:rsidR="00374075">
        <w:t>are</w:t>
      </w:r>
      <w:r w:rsidRPr="00647CAE">
        <w:t xml:space="preserve"> given in Section 5.</w:t>
      </w:r>
    </w:p>
    <w:p w:rsidR="003B0223" w:rsidRDefault="003B0223" w:rsidP="003B0223">
      <w:pPr>
        <w:pStyle w:val="MDPI21heading1"/>
      </w:pPr>
      <w:r>
        <w:rPr>
          <w:lang w:eastAsia="zh-CN"/>
        </w:rPr>
        <w:t>2</w:t>
      </w:r>
      <w:r w:rsidRPr="00997F64">
        <w:rPr>
          <w:lang w:eastAsia="zh-CN"/>
        </w:rPr>
        <w:t xml:space="preserve">. </w:t>
      </w:r>
      <w:r w:rsidR="00B67A69">
        <w:t xml:space="preserve">System </w:t>
      </w:r>
      <w:r w:rsidR="00F87FAA">
        <w:t>m</w:t>
      </w:r>
      <w:r w:rsidR="00B67A69">
        <w:t>odel</w:t>
      </w:r>
    </w:p>
    <w:p w:rsidR="00AE20E5" w:rsidRPr="00997F64" w:rsidRDefault="00AE20E5" w:rsidP="00AE20E5">
      <w:pPr>
        <w:pStyle w:val="MDPI22heading2"/>
      </w:pPr>
      <w:r>
        <w:t xml:space="preserve">2.1. </w:t>
      </w:r>
      <w:r w:rsidRPr="00AE20E5">
        <w:t xml:space="preserve">System and </w:t>
      </w:r>
      <w:r w:rsidR="00F87FAA">
        <w:t>network</w:t>
      </w:r>
      <w:r w:rsidRPr="00AE20E5">
        <w:t xml:space="preserve"> </w:t>
      </w:r>
      <w:r w:rsidR="00F87FAA">
        <w:t>model</w:t>
      </w:r>
    </w:p>
    <w:p w:rsidR="003B0223" w:rsidRDefault="00AE20E5" w:rsidP="00AE20E5">
      <w:pPr>
        <w:pStyle w:val="MDPI31text"/>
      </w:pPr>
      <w:r w:rsidRPr="00AE20E5">
        <w:lastRenderedPageBreak/>
        <w:t xml:space="preserve">In this study, we focus on </w:t>
      </w:r>
      <w:proofErr w:type="spellStart"/>
      <w:r w:rsidRPr="00AE20E5">
        <w:t>convergecast</w:t>
      </w:r>
      <w:proofErr w:type="spellEnd"/>
      <w:r w:rsidRPr="00AE20E5">
        <w:t xml:space="preserve"> multi-hop networks that consist of one sink and some sensor </w:t>
      </w:r>
      <w:r w:rsidR="00CE303F">
        <w:t xml:space="preserve">nodes </w:t>
      </w:r>
      <w:r w:rsidR="009D7ECF">
        <w:t xml:space="preserve">in a </w:t>
      </w:r>
      <w:r w:rsidRPr="00AE20E5">
        <w:t>tree topology. All nodes are assigned identification numbers and</w:t>
      </w:r>
      <w:r w:rsidR="005C411C">
        <w:t xml:space="preserve"> are</w:t>
      </w:r>
      <w:r w:rsidRPr="00AE20E5">
        <w:t xml:space="preserve"> deployed randomly during network configuration. All sensor nodes transmit data to </w:t>
      </w:r>
      <w:r w:rsidR="00BF0D63">
        <w:t>the</w:t>
      </w:r>
      <w:r w:rsidRPr="00AE20E5">
        <w:t xml:space="preserve"> sink periodically along the tree path. Two nodes are said to have a link if they can transmit directly to each other</w:t>
      </w:r>
      <w:r w:rsidR="00BF0D63">
        <w:t>;</w:t>
      </w:r>
      <w:r w:rsidRPr="00AE20E5">
        <w:t xml:space="preserve"> a link on which a child and parent node communicates together is a tree link.</w:t>
      </w:r>
    </w:p>
    <w:tbl>
      <w:tblPr>
        <w:tblW w:w="0" w:type="auto"/>
        <w:jc w:val="center"/>
        <w:tblLook w:val="04A0" w:firstRow="1" w:lastRow="0" w:firstColumn="1" w:lastColumn="0" w:noHBand="0" w:noVBand="1"/>
      </w:tblPr>
      <w:tblGrid>
        <w:gridCol w:w="7134"/>
      </w:tblGrid>
      <w:tr w:rsidR="009A2D9A" w:rsidTr="00B46C6F">
        <w:trPr>
          <w:jc w:val="center"/>
        </w:trPr>
        <w:tc>
          <w:tcPr>
            <w:tcW w:w="7134" w:type="dxa"/>
          </w:tcPr>
          <w:p w:rsidR="009A2D9A" w:rsidRDefault="009A2D9A" w:rsidP="00B46C6F">
            <w:pPr>
              <w:ind w:firstLine="0"/>
              <w:jc w:val="center"/>
            </w:pPr>
            <w:bookmarkStart w:id="40" w:name="OLE_LINK18"/>
            <w:bookmarkStart w:id="41" w:name="OLE_LINK19"/>
            <w:r w:rsidRPr="001C219D">
              <w:rPr>
                <w:noProof/>
                <w:lang w:val="vi-VN" w:eastAsia="vi-VN"/>
              </w:rPr>
              <w:drawing>
                <wp:inline distT="0" distB="0" distL="0" distR="0" wp14:anchorId="168FFBCF" wp14:editId="2CBBE50E">
                  <wp:extent cx="3056844" cy="212140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1113" cy="2159070"/>
                          </a:xfrm>
                          <a:prstGeom prst="rect">
                            <a:avLst/>
                          </a:prstGeom>
                          <a:noFill/>
                        </pic:spPr>
                      </pic:pic>
                    </a:graphicData>
                  </a:graphic>
                </wp:inline>
              </w:drawing>
            </w:r>
          </w:p>
        </w:tc>
      </w:tr>
      <w:tr w:rsidR="009A2D9A" w:rsidTr="00B46C6F">
        <w:trPr>
          <w:jc w:val="center"/>
        </w:trPr>
        <w:tc>
          <w:tcPr>
            <w:tcW w:w="7134" w:type="dxa"/>
          </w:tcPr>
          <w:p w:rsidR="009A2D9A" w:rsidRPr="009A2D9A" w:rsidRDefault="009A2D9A" w:rsidP="009A2D9A">
            <w:pPr>
              <w:pStyle w:val="MDPI51figurecaption"/>
              <w:jc w:val="center"/>
            </w:pPr>
            <w:bookmarkStart w:id="42" w:name="OLE_LINK127"/>
            <w:bookmarkStart w:id="43" w:name="OLE_LINK128"/>
            <w:r w:rsidRPr="006671F3">
              <w:rPr>
                <w:b/>
              </w:rPr>
              <w:t>Figure 1.</w:t>
            </w:r>
            <w:r w:rsidRPr="009A2D9A">
              <w:t xml:space="preserve"> </w:t>
            </w:r>
            <w:bookmarkEnd w:id="42"/>
            <w:bookmarkEnd w:id="43"/>
            <w:r w:rsidRPr="00D10903">
              <w:rPr>
                <w:iCs/>
              </w:rPr>
              <w:t>An example network topology.</w:t>
            </w:r>
          </w:p>
        </w:tc>
      </w:tr>
    </w:tbl>
    <w:bookmarkEnd w:id="40"/>
    <w:bookmarkEnd w:id="41"/>
    <w:p w:rsidR="009A2D9A" w:rsidRDefault="00B85313" w:rsidP="00B85313">
      <w:pPr>
        <w:pStyle w:val="MDPI22heading2"/>
      </w:pPr>
      <w:r>
        <w:t xml:space="preserve">2.2. </w:t>
      </w:r>
      <w:r w:rsidRPr="00B85313">
        <w:t>Link burstiness research overview</w:t>
      </w:r>
    </w:p>
    <w:p w:rsidR="001432AB" w:rsidRPr="00AE20E5" w:rsidRDefault="001432AB" w:rsidP="001432AB">
      <w:pPr>
        <w:pStyle w:val="MDPI31text"/>
      </w:pPr>
      <w:r w:rsidRPr="001432AB">
        <w:t xml:space="preserve">Link burstiness is a physical property </w:t>
      </w:r>
      <w:r w:rsidR="00F81225">
        <w:t>that</w:t>
      </w:r>
      <w:r w:rsidR="00F81225" w:rsidRPr="001432AB">
        <w:t xml:space="preserve"> </w:t>
      </w:r>
      <w:r w:rsidRPr="001432AB">
        <w:t>implies that transmissions on a wireless link do not have an independent probability of failure</w:t>
      </w:r>
      <w:r w:rsidR="00F81225">
        <w:t>;</w:t>
      </w:r>
      <w:r w:rsidRPr="001432AB">
        <w:t xml:space="preserve"> they have consecutive message loss</w:t>
      </w:r>
      <w:r w:rsidR="005516AA">
        <w:t>es</w:t>
      </w:r>
      <w:r w:rsidRPr="001432AB">
        <w:t xml:space="preserve"> in a burst. The author</w:t>
      </w:r>
      <w:r w:rsidR="00BF5658">
        <w:t>s</w:t>
      </w:r>
      <w:r w:rsidRPr="001432AB">
        <w:t xml:space="preserve"> in </w:t>
      </w:r>
      <w:r w:rsidR="00A33D62">
        <w:fldChar w:fldCharType="begin" w:fldLock="1"/>
      </w:r>
      <w:r w:rsidR="00970AAE">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[24]","plainTextFormattedCitation":"[24]","previouslyFormattedCitation":"[23]"},"properties":{"noteIndex":0},"schema":"https://github.com/citation-style-language/schema/raw/master/csl-citation.json"}</w:instrText>
      </w:r>
      <w:r w:rsidR="00A33D62">
        <w:fldChar w:fldCharType="separate"/>
      </w:r>
      <w:r w:rsidR="00970AAE" w:rsidRPr="00970AAE">
        <w:rPr>
          <w:noProof/>
        </w:rPr>
        <w:t>[24]</w:t>
      </w:r>
      <w:r w:rsidR="00A33D62">
        <w:fldChar w:fldCharType="end"/>
      </w:r>
      <w:r w:rsidR="00BF5658">
        <w:t xml:space="preserve"> and</w:t>
      </w:r>
      <w:r w:rsidRPr="001432AB">
        <w:t xml:space="preserve"> </w:t>
      </w:r>
      <w:r w:rsidR="00CA439D">
        <w:fldChar w:fldCharType="begin" w:fldLock="1"/>
      </w:r>
      <w:r w:rsidR="00970AAE">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[25]","plainTextFormattedCitation":"[25]","previouslyFormattedCitation":"[24]"},"properties":{"noteIndex":0},"schema":"https://github.com/citation-style-language/schema/raw/master/csl-citation.json"}</w:instrText>
      </w:r>
      <w:r w:rsidR="00CA439D">
        <w:fldChar w:fldCharType="separate"/>
      </w:r>
      <w:r w:rsidR="00970AAE" w:rsidRPr="00970AAE">
        <w:rPr>
          <w:noProof/>
        </w:rPr>
        <w:t>[25]</w:t>
      </w:r>
      <w:r w:rsidR="00CA439D">
        <w:fldChar w:fldCharType="end"/>
      </w:r>
      <w:r w:rsidRPr="001432AB">
        <w:t xml:space="preserve"> proposed mechanisms to solve the </w:t>
      </w:r>
      <w:r w:rsidR="002B41BB">
        <w:t>link burstiness</w:t>
      </w:r>
      <w:r w:rsidRPr="001432AB">
        <w:t xml:space="preserve"> problem. Srinivasan et al. </w:t>
      </w:r>
      <w:r w:rsidR="00CA439D">
        <w:fldChar w:fldCharType="begin" w:fldLock="1"/>
      </w:r>
      <w:r w:rsidR="00970AAE">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[24]","plainTextFormattedCitation":"[24]","previouslyFormattedCitation":"[23]"},"properties":{"noteIndex":0},"schema":"https://github.com/citation-style-language/schema/raw/master/csl-citation.json"}</w:instrText>
      </w:r>
      <w:r w:rsidR="00CA439D">
        <w:fldChar w:fldCharType="separate"/>
      </w:r>
      <w:r w:rsidR="00970AAE" w:rsidRPr="00970AAE">
        <w:rPr>
          <w:noProof/>
        </w:rPr>
        <w:t>[24]</w:t>
      </w:r>
      <w:r w:rsidR="00CA439D">
        <w:fldChar w:fldCharType="end"/>
      </w:r>
      <w:r w:rsidRPr="001432AB">
        <w:t xml:space="preserve"> presented a new metric</w:t>
      </w:r>
      <w:r w:rsidR="007F5E0E">
        <w:t>, denoted as</w:t>
      </w:r>
      <w:r w:rsidRPr="001432AB">
        <w:t xml:space="preserve"> β</w:t>
      </w:r>
      <w:r w:rsidR="00C84C4F">
        <w:t>,</w:t>
      </w:r>
      <w:r w:rsidRPr="001432AB">
        <w:t xml:space="preserve"> to measure link burstiness</w:t>
      </w:r>
      <w:r w:rsidR="00C84C4F">
        <w:t>,</w:t>
      </w:r>
      <w:r w:rsidRPr="001432AB">
        <w:t xml:space="preserve"> and showed that we can avoid link burstiness by having an inter-packet delay of 500 </w:t>
      </w:r>
      <w:proofErr w:type="spellStart"/>
      <w:r w:rsidRPr="001432AB">
        <w:t>ms.</w:t>
      </w:r>
      <w:proofErr w:type="spellEnd"/>
      <w:r w:rsidRPr="001432AB">
        <w:t xml:space="preserve"> </w:t>
      </w:r>
      <w:r w:rsidR="00E54521">
        <w:t>Even</w:t>
      </w:r>
      <w:r w:rsidR="00E54521" w:rsidRPr="001432AB">
        <w:t xml:space="preserve"> </w:t>
      </w:r>
      <w:r w:rsidRPr="001432AB">
        <w:t xml:space="preserve">in the industrial </w:t>
      </w:r>
      <w:r w:rsidR="00E54521">
        <w:t>fields</w:t>
      </w:r>
      <w:r w:rsidRPr="001432AB">
        <w:t xml:space="preserve">, </w:t>
      </w:r>
      <w:r w:rsidR="00E54521">
        <w:t xml:space="preserve">a </w:t>
      </w:r>
      <w:r w:rsidRPr="001432AB">
        <w:t>500</w:t>
      </w:r>
      <w:r w:rsidR="00EA5DC8">
        <w:t xml:space="preserve"> </w:t>
      </w:r>
      <w:proofErr w:type="spellStart"/>
      <w:r w:rsidRPr="001432AB">
        <w:t>ms</w:t>
      </w:r>
      <w:proofErr w:type="spellEnd"/>
      <w:r w:rsidRPr="001432AB">
        <w:t xml:space="preserve"> delay is a disadvantage for the network</w:t>
      </w:r>
      <w:r w:rsidR="00AE27C4">
        <w:t>;</w:t>
      </w:r>
      <w:r w:rsidRPr="001432AB">
        <w:t xml:space="preserve"> we do</w:t>
      </w:r>
      <w:r w:rsidR="00E54521">
        <w:t xml:space="preserve"> not</w:t>
      </w:r>
      <w:r w:rsidRPr="001432AB">
        <w:t xml:space="preserve"> have to wait</w:t>
      </w:r>
      <w:r w:rsidR="00665B51">
        <w:t xml:space="preserve"> all</w:t>
      </w:r>
      <w:r w:rsidRPr="001432AB">
        <w:t xml:space="preserve"> that time to avoid packet loss when link burstiness happens. Munir et al. </w:t>
      </w:r>
      <w:r w:rsidR="00CA439D">
        <w:fldChar w:fldCharType="begin" w:fldLock="1"/>
      </w:r>
      <w:r w:rsidR="00970AAE">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[25]","plainTextFormattedCitation":"[25]","previouslyFormattedCitation":"[24]"},"properties":{"noteIndex":0},"schema":"https://github.com/citation-style-language/schema/raw/master/csl-citation.json"}</w:instrText>
      </w:r>
      <w:r w:rsidR="00CA439D">
        <w:fldChar w:fldCharType="separate"/>
      </w:r>
      <w:r w:rsidR="00970AAE" w:rsidRPr="00970AAE">
        <w:rPr>
          <w:noProof/>
        </w:rPr>
        <w:t>[25]</w:t>
      </w:r>
      <w:r w:rsidR="00CA439D">
        <w:fldChar w:fldCharType="end"/>
      </w:r>
      <w:r w:rsidRPr="001432AB">
        <w:t xml:space="preserve"> propose</w:t>
      </w:r>
      <w:r w:rsidR="00665B51">
        <w:t>d</w:t>
      </w:r>
      <w:r w:rsidRPr="001432AB">
        <w:t xml:space="preserve"> a new metric called maximum burst length (</w:t>
      </w:r>
      <w:r w:rsidR="00DA27CA">
        <w:t xml:space="preserve">denoted </w:t>
      </w:r>
      <w:proofErr w:type="spellStart"/>
      <w:r w:rsidRPr="001432AB">
        <w:t>Bmax</w:t>
      </w:r>
      <w:proofErr w:type="spellEnd"/>
      <w:r w:rsidRPr="001432AB">
        <w:t>) as the maximum</w:t>
      </w:r>
      <w:r w:rsidR="00B25621">
        <w:t xml:space="preserve"> </w:t>
      </w:r>
      <w:r w:rsidRPr="001432AB">
        <w:t>error</w:t>
      </w:r>
      <w:r w:rsidR="00B25621">
        <w:t>-</w:t>
      </w:r>
      <w:r w:rsidRPr="001432AB">
        <w:t>burst</w:t>
      </w:r>
      <w:r w:rsidR="00B25621">
        <w:t xml:space="preserve"> length</w:t>
      </w:r>
      <w:r w:rsidRPr="001432AB">
        <w:t xml:space="preserve">, estimated by using empirical data for a long experiment. </w:t>
      </w:r>
      <w:r w:rsidR="00E311E4">
        <w:t>A</w:t>
      </w:r>
      <w:r w:rsidR="00E311E4" w:rsidRPr="001432AB">
        <w:t xml:space="preserve"> </w:t>
      </w:r>
      <w:r w:rsidRPr="001432AB">
        <w:t xml:space="preserve">novel routing algorithm called least-burst-route is used in conjunction with this scheduling algorithm to minimize the sum of worst-case burst lengths over all links in the route. However, the algorithm to calculate </w:t>
      </w:r>
      <w:proofErr w:type="spellStart"/>
      <w:r w:rsidRPr="001432AB">
        <w:t>Bmax</w:t>
      </w:r>
      <w:proofErr w:type="spellEnd"/>
      <w:r w:rsidR="00100829">
        <w:t xml:space="preserve"> is</w:t>
      </w:r>
      <w:r w:rsidRPr="001432AB">
        <w:t xml:space="preserve"> </w:t>
      </w:r>
      <w:r w:rsidR="00281FE3" w:rsidRPr="00281FE3">
        <w:t xml:space="preserve">based on </w:t>
      </w:r>
      <w:r w:rsidR="00D87DA7">
        <w:t xml:space="preserve">a </w:t>
      </w:r>
      <w:r w:rsidR="00281FE3" w:rsidRPr="00281FE3">
        <w:t>long experiment data-trace before construct</w:t>
      </w:r>
      <w:r w:rsidR="00781AF3">
        <w:t>ing</w:t>
      </w:r>
      <w:r w:rsidR="00281FE3" w:rsidRPr="00281FE3">
        <w:t xml:space="preserve"> the network. After processing the data-trace by computing the </w:t>
      </w:r>
      <w:proofErr w:type="spellStart"/>
      <w:r w:rsidR="00281FE3" w:rsidRPr="00281FE3">
        <w:t>Bmax</w:t>
      </w:r>
      <w:proofErr w:type="spellEnd"/>
      <w:r w:rsidR="00281FE3" w:rsidRPr="00281FE3">
        <w:t xml:space="preserve"> value, they apply it to the sensor network. They d</w:t>
      </w:r>
      <w:r w:rsidR="002C3B30">
        <w:t>id not</w:t>
      </w:r>
      <w:r w:rsidR="00281FE3" w:rsidRPr="00281FE3">
        <w:t xml:space="preserve"> calculate the metric during network construction</w:t>
      </w:r>
      <w:r w:rsidRPr="001432AB">
        <w:t xml:space="preserve">. </w:t>
      </w:r>
      <w:r w:rsidR="00835B59">
        <w:t>That</w:t>
      </w:r>
      <w:r w:rsidR="00835B59" w:rsidRPr="001432AB">
        <w:t xml:space="preserve"> </w:t>
      </w:r>
      <w:r w:rsidRPr="001432AB">
        <w:t xml:space="preserve">makes this algorithm hard to apply to </w:t>
      </w:r>
      <w:r w:rsidR="00835B59">
        <w:t>an</w:t>
      </w:r>
      <w:r w:rsidR="00835B59" w:rsidRPr="001432AB">
        <w:t xml:space="preserve"> </w:t>
      </w:r>
      <w:r w:rsidRPr="001432AB">
        <w:t>ad-hoc network.</w:t>
      </w:r>
    </w:p>
    <w:bookmarkEnd w:id="6"/>
    <w:bookmarkEnd w:id="7"/>
    <w:p w:rsidR="00B402AB" w:rsidRPr="00997F64" w:rsidRDefault="003B0223" w:rsidP="00A953FB">
      <w:pPr>
        <w:pStyle w:val="MDPI21heading1"/>
      </w:pPr>
      <w:r>
        <w:t>3</w:t>
      </w:r>
      <w:r w:rsidR="00B402AB" w:rsidRPr="00997F64">
        <w:t xml:space="preserve">. </w:t>
      </w:r>
      <w:r w:rsidR="00C50773" w:rsidRPr="00C50773">
        <w:t>Link quality measurement and the metric for evaluating</w:t>
      </w:r>
    </w:p>
    <w:p w:rsidR="00B402AB" w:rsidRDefault="003B0223" w:rsidP="003B0223">
      <w:pPr>
        <w:pStyle w:val="MDPI22heading2"/>
      </w:pPr>
      <w:r>
        <w:t>3</w:t>
      </w:r>
      <w:r w:rsidR="00B402AB" w:rsidRPr="003B0223">
        <w:t xml:space="preserve">.1. </w:t>
      </w:r>
      <w:r w:rsidR="00F00023" w:rsidRPr="00F00023">
        <w:t xml:space="preserve">Measure </w:t>
      </w:r>
      <w:r w:rsidR="00B62D78">
        <w:t>link quality</w:t>
      </w:r>
      <w:r w:rsidR="00B62D78" w:rsidRPr="00F00023">
        <w:t xml:space="preserve"> </w:t>
      </w:r>
      <w:r w:rsidR="00F00023" w:rsidRPr="00F00023">
        <w:t>principle</w:t>
      </w:r>
    </w:p>
    <w:p w:rsidR="00AA57CB" w:rsidRDefault="008C0563" w:rsidP="00D73891">
      <w:pPr>
        <w:pStyle w:val="MDPI31text"/>
        <w:rPr>
          <w:sz w:val="18"/>
        </w:rPr>
      </w:pPr>
      <w:bookmarkStart w:id="44" w:name="OLE_LINK29"/>
      <w:bookmarkStart w:id="45" w:name="OLE_LINK30"/>
      <w:r w:rsidRPr="008C0563">
        <w:t>To measure the link quality between two sensor nodes, probe packet</w:t>
      </w:r>
      <w:r w:rsidR="002168D6">
        <w:t>s</w:t>
      </w:r>
      <w:r w:rsidRPr="008C0563">
        <w:t xml:space="preserve"> </w:t>
      </w:r>
      <w:r w:rsidR="002168D6">
        <w:t>are</w:t>
      </w:r>
      <w:r w:rsidR="002168D6" w:rsidRPr="008C0563">
        <w:t xml:space="preserve"> </w:t>
      </w:r>
      <w:r w:rsidRPr="008C0563">
        <w:t xml:space="preserve">used </w:t>
      </w:r>
      <w:r w:rsidR="002168D6">
        <w:t>in which</w:t>
      </w:r>
      <w:r w:rsidRPr="008C0563">
        <w:t xml:space="preserve"> the number of probes is predefined. </w:t>
      </w:r>
      <w:r w:rsidR="002168D6">
        <w:t>Each</w:t>
      </w:r>
      <w:r w:rsidR="002168D6" w:rsidRPr="008C0563">
        <w:t xml:space="preserve"> </w:t>
      </w:r>
      <w:r w:rsidRPr="008C0563">
        <w:t xml:space="preserve">node generates </w:t>
      </w:r>
      <w:r w:rsidR="002168D6">
        <w:t xml:space="preserve">a </w:t>
      </w:r>
      <w:r w:rsidRPr="008C0563">
        <w:t>probe packet</w:t>
      </w:r>
      <w:r w:rsidR="00CC2F4B">
        <w:t>,</w:t>
      </w:r>
      <w:r w:rsidRPr="008C0563">
        <w:t xml:space="preserve"> </w:t>
      </w:r>
      <w:proofErr w:type="gramStart"/>
      <w:r w:rsidRPr="008C0563">
        <w:t>P(</w:t>
      </w:r>
      <w:proofErr w:type="spellStart"/>
      <w:proofErr w:type="gramEnd"/>
      <w:r w:rsidRPr="008C0563">
        <w:t>node_id</w:t>
      </w:r>
      <w:proofErr w:type="spellEnd"/>
      <w:r w:rsidRPr="008C0563">
        <w:t>, sequence)</w:t>
      </w:r>
      <w:r w:rsidR="00CC2F4B">
        <w:t>,</w:t>
      </w:r>
      <w:r w:rsidRPr="008C0563">
        <w:t xml:space="preserve"> in which </w:t>
      </w:r>
      <w:r w:rsidRPr="00D73891">
        <w:rPr>
          <w:i/>
          <w:iCs/>
        </w:rPr>
        <w:t>sequence</w:t>
      </w:r>
      <w:r w:rsidRPr="008C0563">
        <w:t xml:space="preserve"> is a sequence of probe packet</w:t>
      </w:r>
      <w:r w:rsidR="00CC2F4B">
        <w:t>s</w:t>
      </w:r>
      <w:r w:rsidRPr="008C0563">
        <w:t xml:space="preserve"> </w:t>
      </w:r>
      <w:r w:rsidR="00CC2F4B" w:rsidRPr="008C0563">
        <w:t>generate</w:t>
      </w:r>
      <w:r w:rsidR="00CC2F4B">
        <w:t>d,</w:t>
      </w:r>
      <w:r w:rsidR="00CC2F4B" w:rsidRPr="008C0563">
        <w:t xml:space="preserve"> </w:t>
      </w:r>
      <w:r w:rsidRPr="008C0563">
        <w:t>and</w:t>
      </w:r>
      <w:r w:rsidR="00CC2F4B">
        <w:t xml:space="preserve"> it</w:t>
      </w:r>
      <w:r w:rsidRPr="008C0563">
        <w:t xml:space="preserve"> increases from 1 </w:t>
      </w:r>
      <w:r w:rsidR="00CC2F4B">
        <w:t xml:space="preserve">up </w:t>
      </w:r>
      <w:r w:rsidRPr="008C0563">
        <w:t xml:space="preserve">to the number of probes. Upon receiving </w:t>
      </w:r>
      <w:proofErr w:type="gramStart"/>
      <w:r w:rsidRPr="008C0563">
        <w:t>P(</w:t>
      </w:r>
      <w:proofErr w:type="spellStart"/>
      <w:proofErr w:type="gramEnd"/>
      <w:r w:rsidRPr="008C0563">
        <w:t>node_id</w:t>
      </w:r>
      <w:proofErr w:type="spellEnd"/>
      <w:r w:rsidRPr="008C0563">
        <w:t xml:space="preserve">, sequence), </w:t>
      </w:r>
      <w:r w:rsidR="002168D6">
        <w:t>the receiver</w:t>
      </w:r>
      <w:r w:rsidRPr="008C0563">
        <w:t xml:space="preserve"> will calculate the burstiness value by using the sequence number in P for </w:t>
      </w:r>
      <w:r w:rsidR="002168D6">
        <w:t>the</w:t>
      </w:r>
      <w:r w:rsidR="002168D6" w:rsidRPr="008C0563">
        <w:t xml:space="preserve"> </w:t>
      </w:r>
      <w:r w:rsidRPr="008C0563">
        <w:t>sender node</w:t>
      </w:r>
      <w:r w:rsidR="00CC2F4B">
        <w:t>, and</w:t>
      </w:r>
      <w:r w:rsidRPr="008C0563">
        <w:t xml:space="preserve"> then saves</w:t>
      </w:r>
      <w:r w:rsidR="002168D6">
        <w:t xml:space="preserve"> </w:t>
      </w:r>
      <w:r w:rsidR="00CC2F4B">
        <w:t xml:space="preserve">it </w:t>
      </w:r>
      <w:r w:rsidRPr="008C0563">
        <w:t xml:space="preserve">to the </w:t>
      </w:r>
      <w:r w:rsidR="00CC2F4B">
        <w:t xml:space="preserve">burstiness distribution list </w:t>
      </w:r>
      <w:r w:rsidRPr="008C0563">
        <w:t xml:space="preserve">(BDL). If </w:t>
      </w:r>
      <w:r w:rsidR="002168D6">
        <w:t>a</w:t>
      </w:r>
      <w:r w:rsidR="002168D6" w:rsidRPr="008C0563">
        <w:t xml:space="preserve"> </w:t>
      </w:r>
      <w:r w:rsidRPr="008C0563">
        <w:t xml:space="preserve">burstiness value </w:t>
      </w:r>
      <w:r w:rsidR="002168D6">
        <w:t>duplicate</w:t>
      </w:r>
      <w:r w:rsidR="00F769DC">
        <w:t>s</w:t>
      </w:r>
      <w:r w:rsidR="002168D6">
        <w:t xml:space="preserve"> others in</w:t>
      </w:r>
      <w:r w:rsidR="00F769DC">
        <w:t xml:space="preserve"> the</w:t>
      </w:r>
      <w:r w:rsidR="002168D6">
        <w:t xml:space="preserve"> B</w:t>
      </w:r>
      <w:r w:rsidR="00F769DC">
        <w:t>D</w:t>
      </w:r>
      <w:r w:rsidR="002168D6">
        <w:t>L</w:t>
      </w:r>
      <w:r w:rsidRPr="008C0563">
        <w:t xml:space="preserve">, the burstiness time count for </w:t>
      </w:r>
      <w:r w:rsidR="002168D6">
        <w:t>this</w:t>
      </w:r>
      <w:r w:rsidR="002168D6" w:rsidRPr="008C0563">
        <w:t xml:space="preserve"> </w:t>
      </w:r>
      <w:r w:rsidRPr="008C0563">
        <w:t>burstiness value will increase by 1. For example</w:t>
      </w:r>
      <w:r w:rsidR="002168D6">
        <w:t>, let</w:t>
      </w:r>
      <w:r w:rsidR="00F769DC">
        <w:t xml:space="preserve"> us</w:t>
      </w:r>
      <w:r w:rsidR="002168D6">
        <w:t xml:space="preserve"> consider the measurement link quality for node</w:t>
      </w:r>
      <w:r w:rsidR="00F769DC">
        <w:t>s</w:t>
      </w:r>
      <w:r w:rsidR="002168D6">
        <w:t xml:space="preserve"> 1 and 4 in Fig. 1</w:t>
      </w:r>
      <w:r w:rsidRPr="008C0563">
        <w:t xml:space="preserve">, </w:t>
      </w:r>
      <w:r w:rsidR="00F769DC">
        <w:t>where</w:t>
      </w:r>
      <w:r w:rsidR="002168D6">
        <w:t xml:space="preserve"> </w:t>
      </w:r>
      <w:r w:rsidRPr="008C0563">
        <w:t xml:space="preserve">node 1 received </w:t>
      </w:r>
      <w:r w:rsidR="002168D6">
        <w:t>a</w:t>
      </w:r>
      <w:r w:rsidRPr="008C0563">
        <w:t xml:space="preserve"> probe packet from node 4 with the sequence number 1, denoted by </w:t>
      </w:r>
      <w:proofErr w:type="gramStart"/>
      <w:r w:rsidRPr="008C0563">
        <w:t>P(</w:t>
      </w:r>
      <w:proofErr w:type="gramEnd"/>
      <w:r w:rsidRPr="008C0563">
        <w:t xml:space="preserve">4, 1). </w:t>
      </w:r>
      <w:bookmarkStart w:id="46" w:name="OLE_LINK21"/>
      <w:bookmarkStart w:id="47" w:name="OLE_LINK22"/>
      <w:r w:rsidRPr="008C0563">
        <w:t xml:space="preserve">The next received probe packet from node 4 is </w:t>
      </w:r>
      <w:proofErr w:type="gramStart"/>
      <w:r w:rsidRPr="008C0563">
        <w:t>P(</w:t>
      </w:r>
      <w:proofErr w:type="gramEnd"/>
      <w:r w:rsidRPr="008C0563">
        <w:t xml:space="preserve">4, </w:t>
      </w:r>
      <w:r w:rsidR="008A0331">
        <w:t>4</w:t>
      </w:r>
      <w:r w:rsidRPr="008C0563">
        <w:t>)</w:t>
      </w:r>
      <w:r w:rsidR="00F769DC">
        <w:t>,</w:t>
      </w:r>
      <w:r w:rsidRPr="008C0563">
        <w:t xml:space="preserve"> </w:t>
      </w:r>
      <w:r w:rsidR="00F769DC">
        <w:t>which</w:t>
      </w:r>
      <w:r w:rsidRPr="008C0563">
        <w:t xml:space="preserve"> means probe packet</w:t>
      </w:r>
      <w:r w:rsidR="00F769DC">
        <w:t>s</w:t>
      </w:r>
      <w:r w:rsidRPr="008C0563">
        <w:t xml:space="preserve"> P(4, </w:t>
      </w:r>
      <w:r w:rsidR="008A0331">
        <w:t>2</w:t>
      </w:r>
      <w:r w:rsidRPr="008C0563">
        <w:t xml:space="preserve">) and P(4, </w:t>
      </w:r>
      <w:r w:rsidR="008A0331">
        <w:t>3</w:t>
      </w:r>
      <w:r w:rsidRPr="008C0563">
        <w:t>)</w:t>
      </w:r>
      <w:r w:rsidR="003537A4">
        <w:t xml:space="preserve"> </w:t>
      </w:r>
      <w:r w:rsidR="00F769DC">
        <w:t>were</w:t>
      </w:r>
      <w:r w:rsidR="003537A4">
        <w:t xml:space="preserve"> lost due to burstiness</w:t>
      </w:r>
      <w:r w:rsidRPr="008C0563">
        <w:t xml:space="preserve">, </w:t>
      </w:r>
      <w:r w:rsidR="00F769DC">
        <w:t xml:space="preserve">and </w:t>
      </w:r>
      <w:r w:rsidRPr="008C0563">
        <w:t>thus</w:t>
      </w:r>
      <w:r w:rsidR="00F769DC">
        <w:t>, the</w:t>
      </w:r>
      <w:r w:rsidRPr="008C0563">
        <w:t xml:space="preserve"> burstiness value is 2.</w:t>
      </w:r>
      <w:bookmarkEnd w:id="46"/>
      <w:bookmarkEnd w:id="47"/>
      <w:r w:rsidRPr="008C0563">
        <w:t xml:space="preserve"> At this time</w:t>
      </w:r>
      <w:r w:rsidR="00F769DC">
        <w:t>,</w:t>
      </w:r>
      <w:r w:rsidRPr="008C0563">
        <w:t xml:space="preserve"> the </w:t>
      </w:r>
      <w:r w:rsidR="00F769DC">
        <w:t xml:space="preserve">current </w:t>
      </w:r>
      <w:proofErr w:type="spellStart"/>
      <w:r w:rsidR="00F769DC">
        <w:t>receice</w:t>
      </w:r>
      <w:proofErr w:type="spellEnd"/>
      <w:r w:rsidR="00F769DC">
        <w:t xml:space="preserve"> </w:t>
      </w:r>
      <w:r w:rsidRPr="008C0563">
        <w:t xml:space="preserve">probe packet is </w:t>
      </w:r>
      <w:proofErr w:type="gramStart"/>
      <w:r w:rsidRPr="008C0563">
        <w:t>P(</w:t>
      </w:r>
      <w:proofErr w:type="gramEnd"/>
      <w:r w:rsidRPr="008C0563">
        <w:t xml:space="preserve">4, </w:t>
      </w:r>
      <w:r w:rsidR="008A0331">
        <w:t>4</w:t>
      </w:r>
      <w:r w:rsidRPr="008C0563">
        <w:t>)</w:t>
      </w:r>
      <w:r w:rsidR="00F769DC">
        <w:t>,</w:t>
      </w:r>
      <w:r w:rsidRPr="008C0563">
        <w:t xml:space="preserve"> and the receiver will receive the next probe packet and </w:t>
      </w:r>
      <w:r w:rsidR="00F769DC">
        <w:t xml:space="preserve">will again </w:t>
      </w:r>
      <w:r w:rsidRPr="008C0563">
        <w:t xml:space="preserve">calculate the </w:t>
      </w:r>
      <w:r w:rsidRPr="008C0563">
        <w:lastRenderedPageBreak/>
        <w:t>burstiness value.</w:t>
      </w:r>
      <w:r w:rsidR="002168D6">
        <w:t xml:space="preserve"> </w:t>
      </w:r>
      <w:r w:rsidR="003537A4">
        <w:t>Assume that</w:t>
      </w:r>
      <w:r w:rsidR="002168D6">
        <w:t xml:space="preserve"> the </w:t>
      </w:r>
      <w:r w:rsidR="003537A4">
        <w:t xml:space="preserve">probe packet is </w:t>
      </w:r>
      <w:proofErr w:type="gramStart"/>
      <w:r w:rsidR="003537A4">
        <w:t>P(</w:t>
      </w:r>
      <w:proofErr w:type="gramEnd"/>
      <w:r w:rsidR="003537A4">
        <w:t xml:space="preserve">4, </w:t>
      </w:r>
      <w:r w:rsidR="008A0331">
        <w:t>7</w:t>
      </w:r>
      <w:r w:rsidR="003537A4">
        <w:t>)</w:t>
      </w:r>
      <w:r w:rsidR="00F769DC">
        <w:t xml:space="preserve"> the next time</w:t>
      </w:r>
      <w:r w:rsidR="003537A4">
        <w:t xml:space="preserve">, so the burstiness value </w:t>
      </w:r>
      <w:r w:rsidR="00F769DC">
        <w:t>is again</w:t>
      </w:r>
      <w:r w:rsidR="003537A4">
        <w:t xml:space="preserve"> 2</w:t>
      </w:r>
      <w:r w:rsidRPr="008C0563">
        <w:t xml:space="preserve">, </w:t>
      </w:r>
      <w:r w:rsidR="00F769DC">
        <w:t xml:space="preserve">but </w:t>
      </w:r>
      <w:r w:rsidRPr="008C0563">
        <w:t xml:space="preserve">the burstiness time count will increase by 1 </w:t>
      </w:r>
      <w:r w:rsidR="003537A4">
        <w:t xml:space="preserve">to </w:t>
      </w:r>
      <w:r w:rsidR="00F769DC">
        <w:t>indicate</w:t>
      </w:r>
      <w:r w:rsidR="003537A4">
        <w:t xml:space="preserve"> that burstiness value 2 </w:t>
      </w:r>
      <w:r w:rsidR="00F769DC">
        <w:t>was</w:t>
      </w:r>
      <w:r w:rsidR="002168D6">
        <w:t xml:space="preserve"> duplicated</w:t>
      </w:r>
      <w:r w:rsidRPr="008C0563">
        <w:t xml:space="preserve">. </w:t>
      </w:r>
      <w:bookmarkStart w:id="48" w:name="OLE_LINK33"/>
      <w:bookmarkStart w:id="49" w:name="OLE_LINK34"/>
      <w:bookmarkStart w:id="50" w:name="OLE_LINK9"/>
      <w:bookmarkStart w:id="51" w:name="OLE_LINK10"/>
      <w:r w:rsidR="008A0331">
        <w:t xml:space="preserve">Let the result of </w:t>
      </w:r>
      <w:r w:rsidR="00F769DC">
        <w:t xml:space="preserve">a </w:t>
      </w:r>
      <w:r w:rsidR="008A0331">
        <w:t>transmission per link at</w:t>
      </w:r>
      <w:r w:rsidR="00F769DC">
        <w:t xml:space="preserve"> the</w:t>
      </w:r>
      <w:r w:rsidR="008A0331">
        <w:t xml:space="preserve"> </w:t>
      </w:r>
      <w:proofErr w:type="spellStart"/>
      <w:r w:rsidR="008A0331">
        <w:t>i</w:t>
      </w:r>
      <w:r w:rsidR="008A0331" w:rsidRPr="00D73891">
        <w:rPr>
          <w:vertAlign w:val="superscript"/>
        </w:rPr>
        <w:t>th</w:t>
      </w:r>
      <w:proofErr w:type="spellEnd"/>
      <w:r w:rsidR="008A0331">
        <w:t xml:space="preserve"> sequence</w:t>
      </w:r>
      <w:bookmarkEnd w:id="48"/>
      <w:bookmarkEnd w:id="49"/>
      <w:r w:rsidR="008A0331">
        <w:t xml:space="preserve"> </w:t>
      </w:r>
      <w:r w:rsidR="00F769DC">
        <w:t>be</w:t>
      </w:r>
      <w:r w:rsidR="008A0331">
        <w:t xml:space="preserve"> </w:t>
      </w:r>
      <w:r w:rsidR="002538B3">
        <w:t>“</w:t>
      </w:r>
      <w:r w:rsidR="00D9525A">
        <w:t>S</w:t>
      </w:r>
      <w:r w:rsidR="002538B3">
        <w:t>”</w:t>
      </w:r>
      <w:r w:rsidR="00F769DC">
        <w:t xml:space="preserve"> if it was successful</w:t>
      </w:r>
      <w:r w:rsidR="008A0331">
        <w:t xml:space="preserve"> and </w:t>
      </w:r>
      <w:r w:rsidR="002538B3">
        <w:t>“</w:t>
      </w:r>
      <w:r w:rsidR="00D9525A">
        <w:t>F</w:t>
      </w:r>
      <w:r w:rsidR="002538B3">
        <w:t>”</w:t>
      </w:r>
      <w:r w:rsidR="008A0331">
        <w:t xml:space="preserve"> </w:t>
      </w:r>
      <w:bookmarkEnd w:id="50"/>
      <w:bookmarkEnd w:id="51"/>
      <w:r w:rsidR="008A0331">
        <w:t>if</w:t>
      </w:r>
      <w:r w:rsidR="00F769DC">
        <w:t xml:space="preserve"> it</w:t>
      </w:r>
      <w:r w:rsidR="008A0331">
        <w:t xml:space="preserve"> failed. With the above example of node 1 and node 4, we have the result of the transmission</w:t>
      </w:r>
      <w:r w:rsidR="00F769DC">
        <w:t>s</w:t>
      </w:r>
      <w:r w:rsidR="008A0331">
        <w:t xml:space="preserve"> after </w:t>
      </w:r>
      <w:r w:rsidR="00F769DC">
        <w:t>seven</w:t>
      </w:r>
      <w:r w:rsidR="008A0331">
        <w:t xml:space="preserve"> probe packet</w:t>
      </w:r>
      <w:r w:rsidR="00F769DC">
        <w:t>s</w:t>
      </w:r>
      <w:r w:rsidR="008A0331">
        <w:t xml:space="preserve"> </w:t>
      </w:r>
      <w:r w:rsidR="00F769DC">
        <w:t>a</w:t>
      </w:r>
      <w:r w:rsidR="008A0331">
        <w:t xml:space="preserve">s </w:t>
      </w:r>
      <w:r w:rsidR="002538B3">
        <w:t>“</w:t>
      </w:r>
      <w:r w:rsidR="00D9525A">
        <w:t>SFFSFFS</w:t>
      </w:r>
      <w:r w:rsidR="002538B3">
        <w:t>”</w:t>
      </w:r>
      <w:r w:rsidR="008A0331">
        <w:t xml:space="preserve">. </w:t>
      </w:r>
      <w:r w:rsidRPr="008C0563">
        <w:t>After finish</w:t>
      </w:r>
      <w:r w:rsidR="00F769DC">
        <w:t>ing</w:t>
      </w:r>
      <w:r w:rsidRPr="008C0563">
        <w:t xml:space="preserve"> the measure link quality</w:t>
      </w:r>
      <w:r w:rsidR="00F769DC">
        <w:t xml:space="preserve"> </w:t>
      </w:r>
      <w:r w:rsidRPr="008C0563">
        <w:t>(MLQ)</w:t>
      </w:r>
      <w:r w:rsidR="00F769DC">
        <w:t xml:space="preserve"> period</w:t>
      </w:r>
      <w:r w:rsidRPr="008C0563">
        <w:t xml:space="preserve">, we have </w:t>
      </w:r>
      <w:r w:rsidR="00F769DC">
        <w:t>the</w:t>
      </w:r>
      <w:r w:rsidRPr="008C0563">
        <w:t xml:space="preserve"> BDL </w:t>
      </w:r>
      <w:r w:rsidR="00C23612">
        <w:t>of a link</w:t>
      </w:r>
      <w:r w:rsidR="004747BC">
        <w:t xml:space="preserve"> with 1000 probe packets</w:t>
      </w:r>
      <w:r w:rsidR="0045780F">
        <w:t xml:space="preserve"> </w:t>
      </w:r>
      <w:r w:rsidR="00F769DC">
        <w:t>transmitted, as shown</w:t>
      </w:r>
      <w:r w:rsidR="00C23612">
        <w:t xml:space="preserve"> </w:t>
      </w:r>
      <w:r w:rsidRPr="008C0563">
        <w:t>in Table 1.</w:t>
      </w:r>
      <w:bookmarkEnd w:id="44"/>
      <w:bookmarkEnd w:id="45"/>
    </w:p>
    <w:p w:rsidR="00B402AB" w:rsidRPr="00997F64" w:rsidRDefault="00B402AB" w:rsidP="00B402AB">
      <w:pPr>
        <w:pStyle w:val="MDPI41tablecaption"/>
        <w:jc w:val="center"/>
      </w:pPr>
      <w:bookmarkStart w:id="52" w:name="OLE_LINK140"/>
      <w:bookmarkStart w:id="53" w:name="OLE_LINK141"/>
      <w:r w:rsidRPr="00997F64">
        <w:rPr>
          <w:b/>
        </w:rPr>
        <w:t>Table 1.</w:t>
      </w:r>
      <w:r w:rsidRPr="00997F64">
        <w:t xml:space="preserve"> </w:t>
      </w:r>
      <w:r w:rsidR="00B91D05">
        <w:t xml:space="preserve">Burstiness </w:t>
      </w:r>
      <w:r w:rsidR="00F769DC">
        <w:t xml:space="preserve">distribution list </w:t>
      </w:r>
      <w:r w:rsidR="00B91D05">
        <w:t>(BDL) of a link after finish</w:t>
      </w:r>
      <w:r w:rsidR="00F769DC">
        <w:t>ing the</w:t>
      </w:r>
      <w:r w:rsidR="00B91D05">
        <w:t xml:space="preserve"> MLQ</w:t>
      </w:r>
      <w:r w:rsidR="00F769DC">
        <w:t xml:space="preserve"> period</w:t>
      </w:r>
      <w:r w:rsidRPr="00997F64">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1472"/>
        <w:gridCol w:w="1472"/>
        <w:gridCol w:w="1472"/>
        <w:gridCol w:w="1472"/>
        <w:gridCol w:w="1472"/>
      </w:tblGrid>
      <w:tr w:rsidR="00696A73" w:rsidRPr="000339E8" w:rsidTr="00B46C6F">
        <w:trPr>
          <w:jc w:val="center"/>
        </w:trPr>
        <w:tc>
          <w:tcPr>
            <w:tcW w:w="1474" w:type="dxa"/>
            <w:shd w:val="clear" w:color="auto" w:fill="auto"/>
            <w:vAlign w:val="center"/>
          </w:tcPr>
          <w:bookmarkEnd w:id="52"/>
          <w:bookmarkEnd w:id="53"/>
          <w:p w:rsidR="00696A73" w:rsidRPr="000339E8" w:rsidRDefault="00696A73" w:rsidP="00696A73">
            <w:pPr>
              <w:pStyle w:val="MDPI42tablebody"/>
              <w:spacing w:line="240" w:lineRule="auto"/>
              <w:rPr>
                <w:b/>
                <w:snapToGrid/>
              </w:rPr>
            </w:pPr>
            <w:r w:rsidRPr="00696A73">
              <w:rPr>
                <w:b/>
                <w:snapToGrid/>
              </w:rPr>
              <w:t>Burstiness value</w:t>
            </w:r>
          </w:p>
        </w:tc>
        <w:tc>
          <w:tcPr>
            <w:tcW w:w="1472" w:type="dxa"/>
            <w:shd w:val="clear" w:color="auto" w:fill="auto"/>
            <w:vAlign w:val="center"/>
          </w:tcPr>
          <w:p w:rsidR="00696A73" w:rsidRPr="00696A73" w:rsidRDefault="00696A73" w:rsidP="00696A73">
            <w:pPr>
              <w:pStyle w:val="MDPI42tablebody"/>
              <w:spacing w:line="240" w:lineRule="auto"/>
              <w:rPr>
                <w:bCs/>
                <w:snapToGrid/>
              </w:rPr>
            </w:pPr>
            <w:r>
              <w:rPr>
                <w:bCs/>
                <w:snapToGrid/>
              </w:rPr>
              <w:t>0</w:t>
            </w:r>
          </w:p>
        </w:tc>
        <w:tc>
          <w:tcPr>
            <w:tcW w:w="1472" w:type="dxa"/>
            <w:shd w:val="clear" w:color="auto" w:fill="auto"/>
            <w:vAlign w:val="center"/>
          </w:tcPr>
          <w:p w:rsidR="00696A73" w:rsidRPr="00696A73" w:rsidRDefault="00696A73" w:rsidP="00696A73">
            <w:pPr>
              <w:pStyle w:val="MDPI42tablebody"/>
              <w:spacing w:line="240" w:lineRule="auto"/>
              <w:rPr>
                <w:bCs/>
                <w:snapToGrid/>
              </w:rPr>
            </w:pPr>
            <w:r>
              <w:rPr>
                <w:bCs/>
                <w:snapToGrid/>
              </w:rPr>
              <w:t>1</w:t>
            </w:r>
          </w:p>
        </w:tc>
        <w:tc>
          <w:tcPr>
            <w:tcW w:w="1472" w:type="dxa"/>
            <w:vAlign w:val="center"/>
          </w:tcPr>
          <w:p w:rsidR="00696A73" w:rsidRPr="00696A73" w:rsidRDefault="00696A73" w:rsidP="00696A73">
            <w:pPr>
              <w:pStyle w:val="MDPI42tablebody"/>
              <w:spacing w:line="240" w:lineRule="auto"/>
              <w:rPr>
                <w:bCs/>
              </w:rPr>
            </w:pPr>
            <w:r>
              <w:rPr>
                <w:bCs/>
              </w:rPr>
              <w:t>2</w:t>
            </w:r>
          </w:p>
        </w:tc>
        <w:tc>
          <w:tcPr>
            <w:tcW w:w="1472" w:type="dxa"/>
            <w:vAlign w:val="center"/>
          </w:tcPr>
          <w:p w:rsidR="00696A73" w:rsidRPr="00696A73" w:rsidRDefault="00696A73" w:rsidP="00696A73">
            <w:pPr>
              <w:pStyle w:val="MDPI42tablebody"/>
              <w:spacing w:line="240" w:lineRule="auto"/>
              <w:rPr>
                <w:bCs/>
              </w:rPr>
            </w:pPr>
            <w:r>
              <w:rPr>
                <w:bCs/>
              </w:rPr>
              <w:t>3</w:t>
            </w:r>
          </w:p>
        </w:tc>
        <w:tc>
          <w:tcPr>
            <w:tcW w:w="1472" w:type="dxa"/>
            <w:vAlign w:val="center"/>
          </w:tcPr>
          <w:p w:rsidR="00696A73" w:rsidRPr="00696A73" w:rsidRDefault="00696A73" w:rsidP="00696A73">
            <w:pPr>
              <w:pStyle w:val="MDPI42tablebody"/>
              <w:spacing w:line="240" w:lineRule="auto"/>
              <w:rPr>
                <w:bCs/>
              </w:rPr>
            </w:pPr>
            <w:r>
              <w:rPr>
                <w:bCs/>
              </w:rPr>
              <w:t>4</w:t>
            </w:r>
          </w:p>
        </w:tc>
      </w:tr>
      <w:tr w:rsidR="00696A73" w:rsidRPr="00997F64" w:rsidTr="00B46C6F">
        <w:trPr>
          <w:jc w:val="center"/>
        </w:trPr>
        <w:tc>
          <w:tcPr>
            <w:tcW w:w="1474" w:type="dxa"/>
            <w:shd w:val="clear" w:color="auto" w:fill="auto"/>
            <w:vAlign w:val="center"/>
          </w:tcPr>
          <w:p w:rsidR="00696A73" w:rsidRPr="000339E8" w:rsidRDefault="00696A73" w:rsidP="00696A73">
            <w:pPr>
              <w:pStyle w:val="MDPI42tablebody"/>
              <w:spacing w:line="240" w:lineRule="auto"/>
              <w:rPr>
                <w:b/>
                <w:snapToGrid/>
              </w:rPr>
            </w:pPr>
            <w:r w:rsidRPr="00696A73">
              <w:rPr>
                <w:b/>
                <w:snapToGrid/>
              </w:rPr>
              <w:t>Burstiness</w:t>
            </w:r>
            <w:r>
              <w:rPr>
                <w:b/>
                <w:snapToGrid/>
              </w:rPr>
              <w:t xml:space="preserve"> time count</w:t>
            </w:r>
          </w:p>
        </w:tc>
        <w:tc>
          <w:tcPr>
            <w:tcW w:w="1472" w:type="dxa"/>
            <w:shd w:val="clear" w:color="auto" w:fill="auto"/>
            <w:vAlign w:val="center"/>
          </w:tcPr>
          <w:p w:rsidR="00696A73" w:rsidRPr="00696A73" w:rsidRDefault="00696A73" w:rsidP="00696A73">
            <w:pPr>
              <w:pStyle w:val="MDPI42tablebody"/>
              <w:spacing w:line="240" w:lineRule="auto"/>
              <w:rPr>
                <w:bCs/>
              </w:rPr>
            </w:pPr>
            <w:r>
              <w:rPr>
                <w:bCs/>
              </w:rPr>
              <w:t>634</w:t>
            </w:r>
          </w:p>
        </w:tc>
        <w:tc>
          <w:tcPr>
            <w:tcW w:w="1472" w:type="dxa"/>
            <w:shd w:val="clear" w:color="auto" w:fill="auto"/>
            <w:vAlign w:val="center"/>
          </w:tcPr>
          <w:p w:rsidR="00696A73" w:rsidRPr="00696A73" w:rsidRDefault="00696A73" w:rsidP="00696A73">
            <w:pPr>
              <w:pStyle w:val="MDPI42tablebody"/>
              <w:spacing w:line="240" w:lineRule="auto"/>
              <w:rPr>
                <w:bCs/>
              </w:rPr>
            </w:pPr>
            <w:r>
              <w:rPr>
                <w:bCs/>
              </w:rPr>
              <w:t>129</w:t>
            </w:r>
          </w:p>
        </w:tc>
        <w:tc>
          <w:tcPr>
            <w:tcW w:w="1472" w:type="dxa"/>
            <w:vAlign w:val="center"/>
          </w:tcPr>
          <w:p w:rsidR="00696A73" w:rsidRPr="00696A73" w:rsidRDefault="00696A73" w:rsidP="00696A73">
            <w:pPr>
              <w:pStyle w:val="MDPI42tablebody"/>
              <w:spacing w:line="240" w:lineRule="auto"/>
              <w:rPr>
                <w:bCs/>
              </w:rPr>
            </w:pPr>
            <w:r>
              <w:rPr>
                <w:bCs/>
              </w:rPr>
              <w:t>31</w:t>
            </w:r>
          </w:p>
        </w:tc>
        <w:tc>
          <w:tcPr>
            <w:tcW w:w="1472" w:type="dxa"/>
            <w:vAlign w:val="center"/>
          </w:tcPr>
          <w:p w:rsidR="00696A73" w:rsidRPr="00696A73" w:rsidRDefault="00696A73" w:rsidP="00696A73">
            <w:pPr>
              <w:pStyle w:val="MDPI42tablebody"/>
              <w:spacing w:line="240" w:lineRule="auto"/>
              <w:rPr>
                <w:bCs/>
              </w:rPr>
            </w:pPr>
            <w:r>
              <w:rPr>
                <w:bCs/>
              </w:rPr>
              <w:t>2</w:t>
            </w:r>
          </w:p>
        </w:tc>
        <w:tc>
          <w:tcPr>
            <w:tcW w:w="1472" w:type="dxa"/>
            <w:vAlign w:val="center"/>
          </w:tcPr>
          <w:p w:rsidR="00696A73" w:rsidRPr="00696A73" w:rsidRDefault="00696A73" w:rsidP="00696A73">
            <w:pPr>
              <w:pStyle w:val="MDPI42tablebody"/>
              <w:spacing w:line="240" w:lineRule="auto"/>
              <w:rPr>
                <w:bCs/>
              </w:rPr>
            </w:pPr>
            <w:r>
              <w:rPr>
                <w:bCs/>
              </w:rPr>
              <w:t>1</w:t>
            </w:r>
          </w:p>
        </w:tc>
      </w:tr>
    </w:tbl>
    <w:p w:rsidR="00BE36C6" w:rsidRDefault="00BE36C6" w:rsidP="00BE36C6">
      <w:pPr>
        <w:pStyle w:val="MDPI31text"/>
      </w:pPr>
    </w:p>
    <w:p w:rsidR="00D64916" w:rsidRDefault="00F769DC">
      <w:pPr>
        <w:pStyle w:val="MDPI31text"/>
      </w:pPr>
      <w:bookmarkStart w:id="54" w:name="OLE_LINK31"/>
      <w:bookmarkStart w:id="55" w:name="OLE_LINK32"/>
      <w:r>
        <w:t>Consider</w:t>
      </w:r>
      <w:r w:rsidR="00FA42B6" w:rsidRPr="00520847">
        <w:t xml:space="preserve"> the relationship between </w:t>
      </w:r>
      <w:r w:rsidR="00030C13">
        <w:t>burstiness value and burstiness time count in</w:t>
      </w:r>
      <w:r>
        <w:t xml:space="preserve"> the</w:t>
      </w:r>
      <w:r w:rsidR="00030C13">
        <w:t xml:space="preserve"> BDL</w:t>
      </w:r>
      <w:r w:rsidR="00FA42B6" w:rsidRPr="00520847">
        <w:t>. The burstiness value is</w:t>
      </w:r>
      <w:r w:rsidR="00FA42B6">
        <w:t xml:space="preserve"> defined as</w:t>
      </w:r>
      <w:r w:rsidR="00FA42B6" w:rsidRPr="00520847">
        <w:t xml:space="preserve"> the number of consecutive loss</w:t>
      </w:r>
      <w:r>
        <w:t>es</w:t>
      </w:r>
      <w:r w:rsidR="00FA42B6" w:rsidRPr="00520847">
        <w:t xml:space="preserve"> during probe</w:t>
      </w:r>
      <w:r w:rsidR="004747BC">
        <w:t xml:space="preserve"> packet</w:t>
      </w:r>
      <w:r w:rsidR="00FA42B6" w:rsidRPr="00520847">
        <w:t xml:space="preserve"> transmission</w:t>
      </w:r>
      <w:r w:rsidR="00FA42B6">
        <w:t>,</w:t>
      </w:r>
      <w:r w:rsidR="00FA42B6" w:rsidRPr="00520847">
        <w:t xml:space="preserve"> and the burstiness time count </w:t>
      </w:r>
      <w:r w:rsidR="00FA42B6">
        <w:t>define</w:t>
      </w:r>
      <w:r w:rsidR="00D855FC">
        <w:t>s</w:t>
      </w:r>
      <w:r w:rsidR="00FA42B6">
        <w:t xml:space="preserve"> </w:t>
      </w:r>
      <w:r w:rsidR="00FA42B6" w:rsidRPr="00520847">
        <w:t xml:space="preserve">the </w:t>
      </w:r>
      <w:r w:rsidR="00D855FC">
        <w:t xml:space="preserve">number of </w:t>
      </w:r>
      <w:r w:rsidR="00FA42B6" w:rsidRPr="00520847">
        <w:t>time</w:t>
      </w:r>
      <w:r w:rsidR="00D855FC">
        <w:t>s the</w:t>
      </w:r>
      <w:r w:rsidR="00FA42B6" w:rsidRPr="00520847">
        <w:t xml:space="preserve"> burstiness value </w:t>
      </w:r>
      <w:r w:rsidR="00D855FC">
        <w:t>appeared</w:t>
      </w:r>
      <w:r w:rsidR="00FA42B6" w:rsidRPr="00520847">
        <w:t>.</w:t>
      </w:r>
      <w:r w:rsidR="00FA42B6">
        <w:t xml:space="preserve"> For example,</w:t>
      </w:r>
      <w:r w:rsidR="004747BC">
        <w:t xml:space="preserve"> in Table 1,</w:t>
      </w:r>
      <w:r w:rsidR="0045780F">
        <w:t xml:space="preserve"> after </w:t>
      </w:r>
      <w:r w:rsidR="00D855FC">
        <w:t xml:space="preserve">transmitting </w:t>
      </w:r>
      <w:r w:rsidR="0045780F">
        <w:t xml:space="preserve">1000 probe packets, </w:t>
      </w:r>
      <w:bookmarkStart w:id="56" w:name="OLE_LINK75"/>
      <w:bookmarkStart w:id="57" w:name="OLE_LINK76"/>
      <w:r w:rsidR="00D855FC">
        <w:t xml:space="preserve">a </w:t>
      </w:r>
      <w:r w:rsidR="004747BC">
        <w:t xml:space="preserve">burstiness value </w:t>
      </w:r>
      <w:r w:rsidR="00D855FC">
        <w:t xml:space="preserve">of </w:t>
      </w:r>
      <w:r w:rsidR="004747BC">
        <w:t xml:space="preserve">0 </w:t>
      </w:r>
      <w:r w:rsidR="00D855FC">
        <w:t>occurred</w:t>
      </w:r>
      <w:r w:rsidR="004747BC">
        <w:t xml:space="preserve"> 634 times</w:t>
      </w:r>
      <w:bookmarkEnd w:id="56"/>
      <w:bookmarkEnd w:id="57"/>
      <w:r w:rsidR="008A0331">
        <w:t xml:space="preserve">, </w:t>
      </w:r>
      <w:r w:rsidR="00D855FC">
        <w:t xml:space="preserve">a </w:t>
      </w:r>
      <w:r w:rsidR="008A0331">
        <w:t xml:space="preserve">burstiness value </w:t>
      </w:r>
      <w:r w:rsidR="00D855FC">
        <w:t xml:space="preserve">of </w:t>
      </w:r>
      <w:r w:rsidR="008A0331">
        <w:t xml:space="preserve">1 </w:t>
      </w:r>
      <w:r w:rsidR="00D855FC">
        <w:t>occurred</w:t>
      </w:r>
      <w:r w:rsidR="008A0331">
        <w:t xml:space="preserve"> 129 times, and so on. It means that in </w:t>
      </w:r>
      <w:r w:rsidR="00D855FC">
        <w:t xml:space="preserve">the </w:t>
      </w:r>
      <w:r w:rsidR="008A0331">
        <w:t>1000 probe packets transmitted, 634 times</w:t>
      </w:r>
      <w:r w:rsidR="00D9525A">
        <w:t xml:space="preserve"> the result of transmission </w:t>
      </w:r>
      <w:r w:rsidR="00D855FC">
        <w:t>was</w:t>
      </w:r>
      <w:r w:rsidR="00D9525A">
        <w:t xml:space="preserve"> </w:t>
      </w:r>
      <w:r w:rsidR="002538B3">
        <w:t>“</w:t>
      </w:r>
      <w:r w:rsidR="00D9525A">
        <w:t>SS</w:t>
      </w:r>
      <w:r w:rsidR="002538B3">
        <w:t>”</w:t>
      </w:r>
      <w:r w:rsidR="00D9525A">
        <w:t>,</w:t>
      </w:r>
      <w:r w:rsidR="00D855FC">
        <w:t xml:space="preserve"> and</w:t>
      </w:r>
      <w:r w:rsidR="00D9525A">
        <w:t xml:space="preserve"> 129 times the result of transmission </w:t>
      </w:r>
      <w:r w:rsidR="00D855FC">
        <w:t>was</w:t>
      </w:r>
      <w:r w:rsidR="008A0331">
        <w:t xml:space="preserve"> </w:t>
      </w:r>
      <w:r w:rsidR="002538B3">
        <w:t>“</w:t>
      </w:r>
      <w:r w:rsidR="00D9525A">
        <w:t>SFS</w:t>
      </w:r>
      <w:r w:rsidR="002538B3">
        <w:t>”</w:t>
      </w:r>
      <w:r w:rsidR="00D9525A">
        <w:t xml:space="preserve">, </w:t>
      </w:r>
      <w:r w:rsidR="00D855FC">
        <w:t>and so on</w:t>
      </w:r>
      <w:bookmarkEnd w:id="54"/>
      <w:bookmarkEnd w:id="55"/>
      <w:r w:rsidR="00D855FC">
        <w:t xml:space="preserve">. </w:t>
      </w:r>
      <w:r w:rsidR="00D9525A">
        <w:t>W</w:t>
      </w:r>
      <w:r w:rsidR="00FA42B6">
        <w:t xml:space="preserve">ith </w:t>
      </w:r>
      <w:r w:rsidR="00FC43AF">
        <w:t>a</w:t>
      </w:r>
      <w:r w:rsidR="00FA42B6">
        <w:t xml:space="preserve"> link </w:t>
      </w:r>
      <w:r w:rsidR="00FC43AF">
        <w:t>of</w:t>
      </w:r>
      <w:r w:rsidR="00FA42B6">
        <w:t xml:space="preserve"> good quality, the burstiness value will be small</w:t>
      </w:r>
      <w:r w:rsidR="00FC43AF">
        <w:t>,</w:t>
      </w:r>
      <w:r w:rsidR="00FA42B6">
        <w:t xml:space="preserve"> </w:t>
      </w:r>
      <w:r w:rsidR="00FC43AF">
        <w:t>whereas</w:t>
      </w:r>
      <w:r w:rsidR="00FA42B6">
        <w:t xml:space="preserve"> the burstiness time count will be large</w:t>
      </w:r>
      <w:r w:rsidR="00BC6D11">
        <w:t xml:space="preserve"> </w:t>
      </w:r>
      <w:r w:rsidR="00FC43AF">
        <w:t>for the</w:t>
      </w:r>
      <w:r w:rsidR="00BC6D11">
        <w:t xml:space="preserve"> min</w:t>
      </w:r>
      <w:r w:rsidR="00FC43AF">
        <w:t>imum</w:t>
      </w:r>
      <w:r w:rsidR="00BC6D11">
        <w:t xml:space="preserve"> burstiness value</w:t>
      </w:r>
      <w:r w:rsidR="00FA42B6">
        <w:t>.</w:t>
      </w:r>
      <w:r w:rsidR="00D9525A">
        <w:t xml:space="preserve"> </w:t>
      </w:r>
      <w:r w:rsidR="00FC43AF">
        <w:t>Conversely</w:t>
      </w:r>
      <w:r w:rsidR="00BE36C6" w:rsidRPr="00BE36C6">
        <w:t xml:space="preserve">, </w:t>
      </w:r>
      <w:r w:rsidR="00FC43AF">
        <w:t>a</w:t>
      </w:r>
      <w:r w:rsidR="00FC43AF" w:rsidRPr="00BE36C6">
        <w:t xml:space="preserve"> </w:t>
      </w:r>
      <w:r w:rsidR="00BE36C6" w:rsidRPr="00BE36C6">
        <w:t>bad link has a high</w:t>
      </w:r>
      <w:r w:rsidR="00922786">
        <w:t>er</w:t>
      </w:r>
      <w:r w:rsidR="00BE36C6" w:rsidRPr="00BE36C6">
        <w:t xml:space="preserve"> burstiness value and</w:t>
      </w:r>
      <w:r w:rsidR="00BC5360">
        <w:t xml:space="preserve"> a</w:t>
      </w:r>
      <w:r w:rsidR="00BE36C6" w:rsidRPr="00BE36C6">
        <w:t xml:space="preserve"> low burstiness time count </w:t>
      </w:r>
      <w:r w:rsidR="00BC5360">
        <w:t>for the</w:t>
      </w:r>
      <w:r w:rsidR="00BC5360" w:rsidRPr="00BE36C6">
        <w:t xml:space="preserve"> </w:t>
      </w:r>
      <w:r w:rsidR="00BC6D11">
        <w:t>min</w:t>
      </w:r>
      <w:r w:rsidR="00BC5360">
        <w:t>imum</w:t>
      </w:r>
      <w:r w:rsidR="00BC6D11">
        <w:t xml:space="preserve"> </w:t>
      </w:r>
      <w:r w:rsidR="00BE36C6" w:rsidRPr="00BE36C6">
        <w:t>burstiness value.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tblGrid>
      <w:tr w:rsidR="002D1E59" w:rsidTr="00AB30C1">
        <w:trPr>
          <w:jc w:val="center"/>
        </w:trPr>
        <w:tc>
          <w:tcPr>
            <w:tcW w:w="6908" w:type="dxa"/>
          </w:tcPr>
          <w:p w:rsidR="002D1E59" w:rsidRDefault="002D1E59" w:rsidP="00AB30C1">
            <w:pPr>
              <w:pStyle w:val="heading2"/>
              <w:numPr>
                <w:ilvl w:val="0"/>
                <w:numId w:val="0"/>
              </w:numPr>
              <w:jc w:val="center"/>
            </w:pPr>
            <w:r w:rsidRPr="00B0328A">
              <w:rPr>
                <w:noProof/>
                <w:lang w:val="vi-VN" w:eastAsia="vi-VN"/>
              </w:rPr>
              <w:drawing>
                <wp:inline distT="0" distB="0" distL="0" distR="0" wp14:anchorId="1CF66473" wp14:editId="337851DD">
                  <wp:extent cx="3208655" cy="2112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9396"/>
                          <a:stretch/>
                        </pic:blipFill>
                        <pic:spPr bwMode="auto">
                          <a:xfrm>
                            <a:off x="0" y="0"/>
                            <a:ext cx="3232904" cy="21285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D1E59" w:rsidTr="00AB30C1">
        <w:trPr>
          <w:jc w:val="center"/>
        </w:trPr>
        <w:tc>
          <w:tcPr>
            <w:tcW w:w="6908" w:type="dxa"/>
          </w:tcPr>
          <w:p w:rsidR="002D1E59" w:rsidRDefault="002D1E59" w:rsidP="00AB30C1">
            <w:pPr>
              <w:pStyle w:val="MDPI51figurecaption"/>
              <w:jc w:val="center"/>
            </w:pPr>
            <w:r w:rsidRPr="00E75B06">
              <w:rPr>
                <w:b/>
                <w:iCs/>
                <w:snapToGrid w:val="0"/>
              </w:rPr>
              <w:t xml:space="preserve">Figure </w:t>
            </w:r>
            <w:r>
              <w:rPr>
                <w:b/>
                <w:iCs/>
                <w:snapToGrid w:val="0"/>
              </w:rPr>
              <w:t>2</w:t>
            </w:r>
            <w:r w:rsidRPr="006671F3">
              <w:rPr>
                <w:b/>
                <w:i/>
                <w:snapToGrid w:val="0"/>
              </w:rPr>
              <w:t>.</w:t>
            </w:r>
            <w:r>
              <w:rPr>
                <w:b/>
                <w:i/>
                <w:snapToGrid w:val="0"/>
              </w:rPr>
              <w:t xml:space="preserve"> </w:t>
            </w:r>
            <w:r w:rsidRPr="00E75B06">
              <w:rPr>
                <w:iCs/>
                <w:noProof/>
                <w:snapToGrid w:val="0"/>
                <w:szCs w:val="22"/>
              </w:rPr>
              <w:t>The distribution of Burstiness compares with link PRR.</w:t>
            </w:r>
          </w:p>
        </w:tc>
      </w:tr>
    </w:tbl>
    <w:p w:rsidR="002D1E59" w:rsidRDefault="004B6666" w:rsidP="00D73891">
      <w:pPr>
        <w:pStyle w:val="MDPI31text"/>
        <w:ind w:firstLine="0"/>
      </w:pPr>
      <w:bookmarkStart w:id="58" w:name="OLE_LINK87"/>
      <w:r w:rsidRPr="00520847">
        <w:t xml:space="preserve">For example, Figure </w:t>
      </w:r>
      <w:r>
        <w:t>2</w:t>
      </w:r>
      <w:r w:rsidRPr="00520847">
        <w:t xml:space="preserve"> </w:t>
      </w:r>
      <w:r w:rsidR="00F87517">
        <w:t>shows</w:t>
      </w:r>
      <w:r w:rsidRPr="00520847">
        <w:t xml:space="preserve"> the simulation result </w:t>
      </w:r>
      <w:r w:rsidR="00374CF6">
        <w:t>from</w:t>
      </w:r>
      <w:r w:rsidRPr="00520847">
        <w:t xml:space="preserve"> one pair of nodes with the</w:t>
      </w:r>
      <w:r w:rsidR="00F87517">
        <w:t xml:space="preserve"> different</w:t>
      </w:r>
      <w:r w:rsidRPr="00520847">
        <w:t xml:space="preserve"> configur</w:t>
      </w:r>
      <w:r w:rsidR="00374CF6">
        <w:t>ations</w:t>
      </w:r>
      <w:r w:rsidR="00F87517">
        <w:t xml:space="preserve"> of the</w:t>
      </w:r>
      <w:r w:rsidRPr="00520847">
        <w:t xml:space="preserve"> PRR value</w:t>
      </w:r>
      <w:r w:rsidR="00F87517">
        <w:t>.</w:t>
      </w:r>
      <w:r w:rsidR="00374CF6">
        <w:t xml:space="preserve"> </w:t>
      </w:r>
      <w:bookmarkStart w:id="59" w:name="OLE_LINK85"/>
      <w:bookmarkStart w:id="60" w:name="OLE_LINK86"/>
      <w:r w:rsidR="00374CF6">
        <w:t>In Figure 2,</w:t>
      </w:r>
      <w:r w:rsidR="00F87517">
        <w:t xml:space="preserve"> </w:t>
      </w:r>
      <w:r w:rsidR="00374CF6">
        <w:t>t</w:t>
      </w:r>
      <w:r w:rsidRPr="00520847">
        <w:t xml:space="preserve">he distribution of </w:t>
      </w:r>
      <w:r>
        <w:t>the b</w:t>
      </w:r>
      <w:r w:rsidRPr="00520847">
        <w:t xml:space="preserve">urstiness </w:t>
      </w:r>
      <w:r>
        <w:t>value</w:t>
      </w:r>
      <w:r w:rsidR="00374CF6">
        <w:t>s</w:t>
      </w:r>
      <w:r>
        <w:t xml:space="preserve"> </w:t>
      </w:r>
      <w:r w:rsidRPr="00520847">
        <w:t>compare</w:t>
      </w:r>
      <w:r w:rsidR="00374CF6">
        <w:t>d</w:t>
      </w:r>
      <w:r w:rsidRPr="00520847">
        <w:t xml:space="preserve"> with </w:t>
      </w:r>
      <w:r w:rsidR="00374CF6">
        <w:t xml:space="preserve">a </w:t>
      </w:r>
      <w:r w:rsidRPr="00520847">
        <w:t xml:space="preserve">link PRR </w:t>
      </w:r>
      <w:r w:rsidR="00374CF6">
        <w:t xml:space="preserve">of </w:t>
      </w:r>
      <w:r w:rsidRPr="00520847">
        <w:t>70%, 80%, and 90%</w:t>
      </w:r>
      <w:r w:rsidR="00374CF6">
        <w:t>, when</w:t>
      </w:r>
      <w:r w:rsidRPr="00520847">
        <w:t xml:space="preserve"> the number of probes is 1000 packets</w:t>
      </w:r>
      <w:r w:rsidR="00374CF6">
        <w:t xml:space="preserve">, </w:t>
      </w:r>
      <w:r w:rsidR="00F87517">
        <w:t>describe</w:t>
      </w:r>
      <w:r w:rsidR="00374CF6">
        <w:t>s</w:t>
      </w:r>
      <w:r w:rsidR="00F87517">
        <w:t xml:space="preserve"> </w:t>
      </w:r>
      <w:r w:rsidR="00374CF6">
        <w:t>how</w:t>
      </w:r>
      <w:r w:rsidR="00F87517">
        <w:t xml:space="preserve"> with </w:t>
      </w:r>
      <w:r w:rsidR="00374CF6">
        <w:t>a</w:t>
      </w:r>
      <w:r w:rsidR="00F87517">
        <w:t xml:space="preserve"> good link (PRR 90%) </w:t>
      </w:r>
      <w:r w:rsidR="00374CF6">
        <w:t>we have</w:t>
      </w:r>
      <w:r w:rsidR="00F87517">
        <w:t xml:space="preserve"> </w:t>
      </w:r>
      <w:r w:rsidR="00374CF6">
        <w:t>a</w:t>
      </w:r>
      <w:r w:rsidR="00F87517">
        <w:t xml:space="preserve"> </w:t>
      </w:r>
      <w:r w:rsidR="00BC6D11">
        <w:t xml:space="preserve">burstiness </w:t>
      </w:r>
      <w:r w:rsidR="00F87517">
        <w:t xml:space="preserve">time count </w:t>
      </w:r>
      <w:r w:rsidR="00BC6D11">
        <w:t xml:space="preserve">with </w:t>
      </w:r>
      <w:r w:rsidR="00374CF6">
        <w:t xml:space="preserve">a </w:t>
      </w:r>
      <w:r w:rsidR="00BC6D11">
        <w:t>min</w:t>
      </w:r>
      <w:r w:rsidR="00374CF6">
        <w:t>imum</w:t>
      </w:r>
      <w:r w:rsidR="00F87517">
        <w:t xml:space="preserve"> burstiness value</w:t>
      </w:r>
      <w:r w:rsidR="00BC6D11">
        <w:t xml:space="preserve"> </w:t>
      </w:r>
      <w:r w:rsidR="00374CF6">
        <w:t>at</w:t>
      </w:r>
      <w:r w:rsidR="00BC6D11">
        <w:t xml:space="preserve"> </w:t>
      </w:r>
      <w:r w:rsidR="00F87517">
        <w:t>816 and</w:t>
      </w:r>
      <w:r w:rsidR="00BC6D11">
        <w:t xml:space="preserve"> </w:t>
      </w:r>
      <w:r w:rsidR="00374CF6">
        <w:t xml:space="preserve">a </w:t>
      </w:r>
      <w:r w:rsidR="00BC6D11">
        <w:t>max</w:t>
      </w:r>
      <w:r w:rsidR="00374CF6">
        <w:t>imum</w:t>
      </w:r>
      <w:r w:rsidR="00F87517">
        <w:t xml:space="preserve"> burstiness value </w:t>
      </w:r>
      <w:r w:rsidR="00374CF6">
        <w:t>of</w:t>
      </w:r>
      <w:r w:rsidR="00F87517">
        <w:t xml:space="preserve"> 2</w:t>
      </w:r>
      <w:bookmarkEnd w:id="59"/>
      <w:bookmarkEnd w:id="60"/>
      <w:r w:rsidR="00F87517">
        <w:t xml:space="preserve">. On the other hand, </w:t>
      </w:r>
      <w:r w:rsidR="00374CF6">
        <w:t>with</w:t>
      </w:r>
      <w:r w:rsidR="00F87517">
        <w:t xml:space="preserve"> bad link quality (PRR 70%)</w:t>
      </w:r>
      <w:r w:rsidR="00374CF6">
        <w:t>,</w:t>
      </w:r>
      <w:r w:rsidR="00F87517">
        <w:t xml:space="preserve"> </w:t>
      </w:r>
      <w:r w:rsidR="00374CF6">
        <w:t>we have</w:t>
      </w:r>
      <w:r w:rsidR="00F87517">
        <w:t xml:space="preserve"> </w:t>
      </w:r>
      <w:r w:rsidR="00374CF6">
        <w:t>a</w:t>
      </w:r>
      <w:r w:rsidR="00BC6D11">
        <w:t xml:space="preserve"> burstiness time count with a min</w:t>
      </w:r>
      <w:r w:rsidR="00374CF6">
        <w:t>imum</w:t>
      </w:r>
      <w:r w:rsidR="00BC6D11">
        <w:t xml:space="preserve"> burstiness value </w:t>
      </w:r>
      <w:r w:rsidR="00374CF6">
        <w:t>of</w:t>
      </w:r>
      <w:r w:rsidR="00BC6D11">
        <w:t xml:space="preserve"> 480 and </w:t>
      </w:r>
      <w:r w:rsidR="00374CF6">
        <w:t>a</w:t>
      </w:r>
      <w:r w:rsidR="00BC6D11">
        <w:t xml:space="preserve"> max</w:t>
      </w:r>
      <w:r w:rsidR="00374CF6">
        <w:t>imum</w:t>
      </w:r>
      <w:r w:rsidR="00BC6D11">
        <w:t xml:space="preserve"> burstiness value </w:t>
      </w:r>
      <w:r w:rsidR="00374CF6">
        <w:t>of</w:t>
      </w:r>
      <w:r w:rsidR="00BC6D11">
        <w:t xml:space="preserve"> 4.</w:t>
      </w:r>
    </w:p>
    <w:bookmarkEnd w:id="58"/>
    <w:p w:rsidR="00B402AB" w:rsidRDefault="003B0223">
      <w:pPr>
        <w:pStyle w:val="MDPI22heading2"/>
      </w:pPr>
      <w:r>
        <w:t>3</w:t>
      </w:r>
      <w:r w:rsidR="00B402AB" w:rsidRPr="00997F64">
        <w:t>.</w:t>
      </w:r>
      <w:r w:rsidR="004F46AB">
        <w:t>2</w:t>
      </w:r>
      <w:r w:rsidR="00B402AB" w:rsidRPr="00997F64">
        <w:t>.</w:t>
      </w:r>
      <w:r w:rsidR="009721FD">
        <w:t xml:space="preserve"> </w:t>
      </w:r>
      <w:r w:rsidR="004F1FE4" w:rsidRPr="004F1FE4">
        <w:t xml:space="preserve">Burstiness </w:t>
      </w:r>
      <w:r w:rsidR="009458C2">
        <w:t>distribution metric</w:t>
      </w:r>
    </w:p>
    <w:p w:rsidR="00904355" w:rsidRDefault="00520847">
      <w:pPr>
        <w:pStyle w:val="MDPI31text"/>
      </w:pPr>
      <w:bookmarkStart w:id="61" w:name="OLE_LINK35"/>
      <w:bookmarkStart w:id="62" w:name="OLE_LINK38"/>
      <w:bookmarkStart w:id="63" w:name="OLE_LINK90"/>
      <w:bookmarkStart w:id="64" w:name="OLE_LINK163"/>
      <w:bookmarkStart w:id="65" w:name="OLE_LINK164"/>
      <w:r w:rsidRPr="00520847">
        <w:t>In this section, we present a scheme to calculate the number of transmission</w:t>
      </w:r>
      <w:r w:rsidR="00193ABD">
        <w:t>s</w:t>
      </w:r>
      <w:r w:rsidRPr="00520847">
        <w:t xml:space="preserve"> by </w:t>
      </w:r>
      <w:r w:rsidR="00144249">
        <w:t xml:space="preserve">using the </w:t>
      </w:r>
      <w:r w:rsidR="00F6461A">
        <w:t>BDL</w:t>
      </w:r>
      <w:r w:rsidRPr="00520847">
        <w:t xml:space="preserve"> with </w:t>
      </w:r>
      <w:r w:rsidR="00144249">
        <w:t xml:space="preserve">a </w:t>
      </w:r>
      <w:r w:rsidRPr="00520847">
        <w:t xml:space="preserve">named </w:t>
      </w:r>
      <w:r w:rsidR="00144249">
        <w:t>burstiness</w:t>
      </w:r>
      <w:r w:rsidR="00144249" w:rsidRPr="00520847">
        <w:t xml:space="preserve"> </w:t>
      </w:r>
      <w:r w:rsidR="00144249">
        <w:t>distribution</w:t>
      </w:r>
      <w:r w:rsidR="00144249" w:rsidRPr="00520847">
        <w:t xml:space="preserve"> </w:t>
      </w:r>
      <w:r w:rsidRPr="00520847">
        <w:t>(</w:t>
      </w:r>
      <w:proofErr w:type="spellStart"/>
      <w:r w:rsidRPr="00520847">
        <w:t>Bdist</w:t>
      </w:r>
      <w:proofErr w:type="spellEnd"/>
      <w:r w:rsidRPr="00520847">
        <w:t>)</w:t>
      </w:r>
      <w:r w:rsidR="00144249">
        <w:t xml:space="preserve"> metric</w:t>
      </w:r>
      <w:r w:rsidRPr="00520847">
        <w:t>.</w:t>
      </w:r>
      <w:bookmarkEnd w:id="61"/>
      <w:bookmarkEnd w:id="62"/>
      <w:bookmarkEnd w:id="63"/>
    </w:p>
    <w:p w:rsidR="00904355" w:rsidRDefault="00904355" w:rsidP="00904355">
      <w:pPr>
        <w:pStyle w:val="MDPI23heading3"/>
      </w:pPr>
      <w:r>
        <w:rPr>
          <w:noProof/>
        </w:rPr>
        <w:lastRenderedPageBreak/>
        <mc:AlternateContent>
          <mc:Choice Requires="wps">
            <w:drawing>
              <wp:anchor distT="45720" distB="45720" distL="114300" distR="114300" simplePos="0" relativeHeight="251663360" behindDoc="0" locked="0" layoutInCell="1" allowOverlap="1" wp14:anchorId="329B5851" wp14:editId="0C97DB91">
                <wp:simplePos x="0" y="0"/>
                <wp:positionH relativeFrom="margin">
                  <wp:align>right</wp:align>
                </wp:positionH>
                <wp:positionV relativeFrom="paragraph">
                  <wp:posOffset>402176</wp:posOffset>
                </wp:positionV>
                <wp:extent cx="5591175" cy="4006850"/>
                <wp:effectExtent l="0" t="0" r="28575" b="1270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4007458"/>
                        </a:xfrm>
                        <a:prstGeom prst="rect">
                          <a:avLst/>
                        </a:prstGeom>
                        <a:solidFill>
                          <a:srgbClr val="FFFFFF"/>
                        </a:solidFill>
                        <a:ln w="9525">
                          <a:solidFill>
                            <a:srgbClr val="000000"/>
                          </a:solidFill>
                          <a:miter lim="800000"/>
                          <a:headEnd/>
                          <a:tailEnd/>
                        </a:ln>
                      </wps:spPr>
                      <wps:txbx>
                        <w:txbxContent>
                          <w:p w:rsidR="00904355" w:rsidRPr="00627F3B" w:rsidRDefault="00904355" w:rsidP="00904355">
                            <w:pPr>
                              <w:ind w:firstLine="0"/>
                              <w:rPr>
                                <w:rFonts w:ascii="Palatino Linotype" w:hAnsi="Palatino Linotype"/>
                                <w:b/>
                                <w:bCs/>
                                <w:snapToGrid w:val="0"/>
                                <w:color w:val="000000"/>
                                <w:w w:val="97"/>
                                <w:szCs w:val="22"/>
                                <w:lang w:eastAsia="de-DE" w:bidi="en-US"/>
                              </w:rPr>
                            </w:pPr>
                            <w:r w:rsidRPr="00627F3B">
                              <w:rPr>
                                <w:rFonts w:ascii="Palatino Linotype" w:hAnsi="Palatino Linotype"/>
                                <w:b/>
                                <w:bCs/>
                                <w:snapToGrid w:val="0"/>
                                <w:color w:val="000000"/>
                                <w:w w:val="97"/>
                                <w:szCs w:val="22"/>
                                <w:lang w:eastAsia="de-DE" w:bidi="en-US"/>
                              </w:rPr>
                              <w:t xml:space="preserve">Algorithm 1: Calculate </w:t>
                            </w:r>
                            <w:r>
                              <w:rPr>
                                <w:rFonts w:ascii="Palatino Linotype" w:hAnsi="Palatino Linotype"/>
                                <w:b/>
                                <w:bCs/>
                                <w:snapToGrid w:val="0"/>
                                <w:color w:val="000000"/>
                                <w:w w:val="97"/>
                                <w:szCs w:val="22"/>
                                <w:lang w:eastAsia="de-DE" w:bidi="en-US"/>
                              </w:rPr>
                              <w:t>b</w:t>
                            </w:r>
                            <w:r w:rsidRPr="00627F3B">
                              <w:rPr>
                                <w:rFonts w:ascii="Palatino Linotype" w:hAnsi="Palatino Linotype"/>
                                <w:b/>
                                <w:bCs/>
                                <w:snapToGrid w:val="0"/>
                                <w:color w:val="000000"/>
                                <w:w w:val="97"/>
                                <w:szCs w:val="22"/>
                                <w:lang w:eastAsia="de-DE" w:bidi="en-US"/>
                              </w:rPr>
                              <w:t xml:space="preserve">urstiness </w:t>
                            </w:r>
                            <w:r>
                              <w:rPr>
                                <w:rFonts w:ascii="Palatino Linotype" w:hAnsi="Palatino Linotype"/>
                                <w:b/>
                                <w:bCs/>
                                <w:snapToGrid w:val="0"/>
                                <w:color w:val="000000"/>
                                <w:w w:val="97"/>
                                <w:szCs w:val="22"/>
                                <w:lang w:eastAsia="de-DE" w:bidi="en-US"/>
                              </w:rPr>
                              <w:t>d</w:t>
                            </w:r>
                            <w:r w:rsidRPr="00627F3B">
                              <w:rPr>
                                <w:rFonts w:ascii="Palatino Linotype" w:hAnsi="Palatino Linotype"/>
                                <w:b/>
                                <w:bCs/>
                                <w:snapToGrid w:val="0"/>
                                <w:color w:val="000000"/>
                                <w:w w:val="97"/>
                                <w:szCs w:val="22"/>
                                <w:lang w:eastAsia="de-DE" w:bidi="en-US"/>
                              </w:rPr>
                              <w:t xml:space="preserve">istribution </w:t>
                            </w:r>
                            <w:r>
                              <w:rPr>
                                <w:rFonts w:ascii="Palatino Linotype" w:hAnsi="Palatino Linotype"/>
                                <w:b/>
                                <w:bCs/>
                                <w:snapToGrid w:val="0"/>
                                <w:color w:val="000000"/>
                                <w:w w:val="97"/>
                                <w:szCs w:val="22"/>
                                <w:lang w:eastAsia="de-DE" w:bidi="en-US"/>
                              </w:rPr>
                              <w:t>l</w:t>
                            </w:r>
                            <w:r w:rsidRPr="00627F3B">
                              <w:rPr>
                                <w:rFonts w:ascii="Palatino Linotype" w:hAnsi="Palatino Linotype"/>
                                <w:b/>
                                <w:bCs/>
                                <w:snapToGrid w:val="0"/>
                                <w:color w:val="000000"/>
                                <w:w w:val="97"/>
                                <w:szCs w:val="22"/>
                                <w:lang w:eastAsia="de-DE" w:bidi="en-US"/>
                              </w:rPr>
                              <w:t>ist</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Input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Incoming probe P</w:t>
                            </w:r>
                          </w:p>
                          <w:p w:rsidR="00904355" w:rsidRPr="00627F3B" w:rsidRDefault="00904355" w:rsidP="00904355">
                            <w:pPr>
                              <w:ind w:firstLine="0"/>
                              <w:rPr>
                                <w:rFonts w:ascii="Palatino Linotype" w:hAnsi="Palatino Linotype"/>
                                <w:snapToGrid w:val="0"/>
                                <w:color w:val="000000"/>
                                <w:w w:val="97"/>
                                <w:szCs w:val="22"/>
                                <w:lang w:eastAsia="de-DE" w:bidi="en-US"/>
                              </w:rPr>
                            </w:pPr>
                            <w:proofErr w:type="gramStart"/>
                            <w:r w:rsidRPr="00627F3B">
                              <w:rPr>
                                <w:rFonts w:ascii="Palatino Linotype" w:hAnsi="Palatino Linotype"/>
                                <w:snapToGrid w:val="0"/>
                                <w:color w:val="000000"/>
                                <w:w w:val="97"/>
                                <w:szCs w:val="22"/>
                                <w:lang w:eastAsia="de-DE" w:bidi="en-US"/>
                              </w:rPr>
                              <w:t>Output  :</w:t>
                            </w:r>
                            <w:proofErr w:type="gramEnd"/>
                            <w:r w:rsidRPr="00627F3B">
                              <w:rPr>
                                <w:rFonts w:ascii="Palatino Linotype" w:hAnsi="Palatino Linotype"/>
                                <w:snapToGrid w:val="0"/>
                                <w:color w:val="000000"/>
                                <w:w w:val="97"/>
                                <w:szCs w:val="22"/>
                                <w:lang w:eastAsia="de-DE" w:bidi="en-US"/>
                              </w:rPr>
                              <w:t xml:space="preserve"> BDL</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Initialize </w:t>
                            </w:r>
                            <w:proofErr w:type="spellStart"/>
                            <w:r w:rsidRPr="00627F3B">
                              <w:rPr>
                                <w:rFonts w:ascii="Palatino Linotype" w:hAnsi="Palatino Linotype"/>
                                <w:snapToGrid w:val="0"/>
                                <w:color w:val="000000"/>
                                <w:w w:val="97"/>
                                <w:szCs w:val="22"/>
                                <w:lang w:eastAsia="de-DE" w:bidi="en-US"/>
                              </w:rPr>
                              <w:t>nbrlist</w:t>
                            </w:r>
                            <w:proofErr w:type="spellEnd"/>
                            <w:r w:rsidRPr="00627F3B">
                              <w:rPr>
                                <w:rFonts w:ascii="Palatino Linotype" w:hAnsi="Palatino Linotype"/>
                                <w:snapToGrid w:val="0"/>
                                <w:color w:val="000000"/>
                                <w:w w:val="97"/>
                                <w:szCs w:val="22"/>
                                <w:lang w:eastAsia="de-DE" w:bidi="en-US"/>
                              </w:rPr>
                              <w:t xml:space="preserve"> is empty, BDL is empty</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2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When node y send probe </w:t>
                            </w:r>
                            <w:proofErr w:type="spellStart"/>
                            <w:r w:rsidRPr="00627F3B">
                              <w:rPr>
                                <w:rFonts w:ascii="Palatino Linotype" w:hAnsi="Palatino Linotype"/>
                                <w:snapToGrid w:val="0"/>
                                <w:color w:val="000000"/>
                                <w:w w:val="97"/>
                                <w:szCs w:val="22"/>
                                <w:lang w:eastAsia="de-DE" w:bidi="en-US"/>
                              </w:rPr>
                              <w:t>paket</w:t>
                            </w:r>
                            <w:proofErr w:type="spellEnd"/>
                            <w:r w:rsidRPr="00627F3B">
                              <w:rPr>
                                <w:rFonts w:ascii="Palatino Linotype" w:hAnsi="Palatino Linotype"/>
                                <w:snapToGrid w:val="0"/>
                                <w:color w:val="000000"/>
                                <w:w w:val="97"/>
                                <w:szCs w:val="22"/>
                                <w:lang w:eastAsia="de-DE" w:bidi="en-US"/>
                              </w:rPr>
                              <w:t>:</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3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P = (y, </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(y));</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4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When node x received probe packet from node y:</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5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If (y not belong to x’s </w:t>
                            </w:r>
                            <w:proofErr w:type="spellStart"/>
                            <w:r w:rsidRPr="00627F3B">
                              <w:rPr>
                                <w:rFonts w:ascii="Palatino Linotype" w:hAnsi="Palatino Linotype"/>
                                <w:snapToGrid w:val="0"/>
                                <w:color w:val="000000"/>
                                <w:w w:val="97"/>
                                <w:szCs w:val="22"/>
                                <w:lang w:eastAsia="de-DE" w:bidi="en-US"/>
                              </w:rPr>
                              <w:t>nbrlist</w:t>
                            </w:r>
                            <w:proofErr w:type="spellEnd"/>
                            <w:r w:rsidRPr="00627F3B">
                              <w:rPr>
                                <w:rFonts w:ascii="Palatino Linotype" w:hAnsi="Palatino Linotype"/>
                                <w:snapToGrid w:val="0"/>
                                <w:color w:val="000000"/>
                                <w:w w:val="97"/>
                                <w:szCs w:val="22"/>
                                <w:lang w:eastAsia="de-DE" w:bidi="en-US"/>
                              </w:rPr>
                              <w:t>)</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6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nbrlist</w:t>
                            </w:r>
                            <w:proofErr w:type="spellEnd"/>
                            <w:r w:rsidRPr="00627F3B">
                              <w:rPr>
                                <w:rFonts w:ascii="Palatino Linotype" w:hAnsi="Palatino Linotype"/>
                                <w:snapToGrid w:val="0"/>
                                <w:color w:val="000000"/>
                                <w:w w:val="97"/>
                                <w:szCs w:val="22"/>
                                <w:lang w:eastAsia="de-DE" w:bidi="en-US"/>
                              </w:rPr>
                              <w:t xml:space="preserve"> </w:t>
                            </w:r>
                            <w:r w:rsidRPr="00627F3B">
                              <w:rPr>
                                <w:rFonts w:ascii="Palatino Linotype" w:hAnsi="Palatino Linotype"/>
                                <w:snapToGrid w:val="0"/>
                                <w:color w:val="000000"/>
                                <w:w w:val="97"/>
                                <w:szCs w:val="22"/>
                                <w:lang w:eastAsia="de-DE" w:bidi="en-US"/>
                              </w:rPr>
                              <w:sym w:font="Wingdings" w:char="F0DF"/>
                            </w:r>
                            <w:r w:rsidRPr="00627F3B">
                              <w:rPr>
                                <w:rFonts w:ascii="Palatino Linotype" w:hAnsi="Palatino Linotype"/>
                                <w:snapToGrid w:val="0"/>
                                <w:color w:val="000000"/>
                                <w:w w:val="97"/>
                                <w:szCs w:val="22"/>
                                <w:lang w:eastAsia="de-DE" w:bidi="en-US"/>
                              </w:rPr>
                              <w:t xml:space="preserve"> y, y’s </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7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Else</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8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burtiness_value</w:t>
                            </w:r>
                            <w:proofErr w:type="spellEnd"/>
                            <w:r w:rsidRPr="00627F3B">
                              <w:rPr>
                                <w:rFonts w:ascii="Palatino Linotype" w:hAnsi="Palatino Linotype"/>
                                <w:snapToGrid w:val="0"/>
                                <w:color w:val="000000"/>
                                <w:w w:val="97"/>
                                <w:szCs w:val="22"/>
                                <w:lang w:eastAsia="de-DE" w:bidi="en-US"/>
                              </w:rPr>
                              <w:t xml:space="preserve">(y) = </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 xml:space="preserve">(y) – </w:t>
                            </w:r>
                            <w:proofErr w:type="spellStart"/>
                            <w:r w:rsidRPr="00627F3B">
                              <w:rPr>
                                <w:rFonts w:ascii="Palatino Linotype" w:hAnsi="Palatino Linotype"/>
                                <w:snapToGrid w:val="0"/>
                                <w:color w:val="000000"/>
                                <w:w w:val="97"/>
                                <w:szCs w:val="22"/>
                                <w:lang w:eastAsia="de-DE" w:bidi="en-US"/>
                              </w:rPr>
                              <w:t>nbrlist</w:t>
                            </w:r>
                            <w:proofErr w:type="spellEnd"/>
                            <w:r w:rsidRPr="00627F3B">
                              <w:rPr>
                                <w:rFonts w:ascii="Palatino Linotype" w:hAnsi="Palatino Linotype"/>
                                <w:snapToGrid w:val="0"/>
                                <w:color w:val="000000"/>
                                <w:w w:val="97"/>
                                <w:szCs w:val="22"/>
                                <w:lang w:eastAsia="de-DE" w:bidi="en-US"/>
                              </w:rPr>
                              <w:t>[y].</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(y) – 1;</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9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If(</w:t>
                            </w:r>
                            <w:proofErr w:type="spellStart"/>
                            <w:r w:rsidRPr="00627F3B">
                              <w:rPr>
                                <w:rFonts w:ascii="Palatino Linotype" w:hAnsi="Palatino Linotype"/>
                                <w:snapToGrid w:val="0"/>
                                <w:color w:val="000000"/>
                                <w:w w:val="97"/>
                                <w:szCs w:val="22"/>
                                <w:lang w:eastAsia="de-DE" w:bidi="en-US"/>
                              </w:rPr>
                              <w:t>burtiness_value</w:t>
                            </w:r>
                            <w:proofErr w:type="spellEnd"/>
                            <w:r w:rsidRPr="00627F3B">
                              <w:rPr>
                                <w:rFonts w:ascii="Palatino Linotype" w:hAnsi="Palatino Linotype"/>
                                <w:snapToGrid w:val="0"/>
                                <w:color w:val="000000"/>
                                <w:w w:val="97"/>
                                <w:szCs w:val="22"/>
                                <w:lang w:eastAsia="de-DE" w:bidi="en-US"/>
                              </w:rPr>
                              <w:t>(y) not in y’s BDL)</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10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burtiness_timecount</w:t>
                            </w:r>
                            <w:proofErr w:type="spellEnd"/>
                            <w:r w:rsidRPr="00627F3B">
                              <w:rPr>
                                <w:rFonts w:ascii="Palatino Linotype" w:hAnsi="Palatino Linotype"/>
                                <w:snapToGrid w:val="0"/>
                                <w:color w:val="000000"/>
                                <w:w w:val="97"/>
                                <w:szCs w:val="22"/>
                                <w:lang w:eastAsia="de-DE" w:bidi="en-US"/>
                              </w:rPr>
                              <w:t>(y) = 1;</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11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burtiness_value</w:t>
                            </w:r>
                            <w:proofErr w:type="spellEnd"/>
                            <w:r w:rsidRPr="00627F3B">
                              <w:rPr>
                                <w:rFonts w:ascii="Palatino Linotype" w:hAnsi="Palatino Linotype"/>
                                <w:snapToGrid w:val="0"/>
                                <w:color w:val="000000"/>
                                <w:w w:val="97"/>
                                <w:szCs w:val="22"/>
                                <w:lang w:eastAsia="de-DE" w:bidi="en-US"/>
                              </w:rPr>
                              <w:t xml:space="preserve">(y), </w:t>
                            </w:r>
                            <w:proofErr w:type="spellStart"/>
                            <w:r w:rsidRPr="00627F3B">
                              <w:rPr>
                                <w:rFonts w:ascii="Palatino Linotype" w:hAnsi="Palatino Linotype"/>
                                <w:snapToGrid w:val="0"/>
                                <w:color w:val="000000"/>
                                <w:w w:val="97"/>
                                <w:szCs w:val="22"/>
                                <w:lang w:eastAsia="de-DE" w:bidi="en-US"/>
                              </w:rPr>
                              <w:t>burstiness_time_count</w:t>
                            </w:r>
                            <w:proofErr w:type="spellEnd"/>
                            <w:r w:rsidRPr="00627F3B">
                              <w:rPr>
                                <w:rFonts w:ascii="Palatino Linotype" w:hAnsi="Palatino Linotype"/>
                                <w:snapToGrid w:val="0"/>
                                <w:color w:val="000000"/>
                                <w:w w:val="97"/>
                                <w:szCs w:val="22"/>
                                <w:lang w:eastAsia="de-DE" w:bidi="en-US"/>
                              </w:rPr>
                              <w:t xml:space="preserve">(y)) </w:t>
                            </w:r>
                            <w:r w:rsidRPr="00773B25">
                              <w:rPr>
                                <w:rFonts w:ascii="Palatino Linotype" w:hAnsi="Palatino Linotype"/>
                                <w:snapToGrid w:val="0"/>
                                <w:color w:val="000000"/>
                                <w:w w:val="97"/>
                                <w:szCs w:val="22"/>
                                <w:lang w:eastAsia="de-DE" w:bidi="en-US"/>
                              </w:rPr>
                              <w:sym w:font="Wingdings" w:char="F0E0"/>
                            </w:r>
                            <w:r w:rsidRPr="00627F3B">
                              <w:rPr>
                                <w:rFonts w:ascii="Palatino Linotype" w:hAnsi="Palatino Linotype"/>
                                <w:snapToGrid w:val="0"/>
                                <w:color w:val="000000"/>
                                <w:w w:val="97"/>
                                <w:szCs w:val="22"/>
                                <w:lang w:eastAsia="de-DE" w:bidi="en-US"/>
                              </w:rPr>
                              <w:t xml:space="preserve"> y’s BDL;</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12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Else</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13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BDL[</w:t>
                            </w:r>
                            <w:proofErr w:type="spellStart"/>
                            <w:r w:rsidRPr="00627F3B">
                              <w:rPr>
                                <w:rFonts w:ascii="Palatino Linotype" w:hAnsi="Palatino Linotype"/>
                                <w:snapToGrid w:val="0"/>
                                <w:color w:val="000000"/>
                                <w:w w:val="97"/>
                                <w:szCs w:val="22"/>
                                <w:lang w:eastAsia="de-DE" w:bidi="en-US"/>
                              </w:rPr>
                              <w:t>burstiness_value</w:t>
                            </w:r>
                            <w:proofErr w:type="spellEnd"/>
                            <w:r w:rsidRPr="00627F3B">
                              <w:rPr>
                                <w:rFonts w:ascii="Palatino Linotype" w:hAnsi="Palatino Linotype"/>
                                <w:snapToGrid w:val="0"/>
                                <w:color w:val="000000"/>
                                <w:w w:val="97"/>
                                <w:szCs w:val="22"/>
                                <w:lang w:eastAsia="de-DE" w:bidi="en-US"/>
                              </w:rPr>
                              <w:t>(y)].</w:t>
                            </w:r>
                            <w:proofErr w:type="spellStart"/>
                            <w:r w:rsidRPr="00627F3B">
                              <w:rPr>
                                <w:rFonts w:ascii="Palatino Linotype" w:hAnsi="Palatino Linotype"/>
                                <w:snapToGrid w:val="0"/>
                                <w:color w:val="000000"/>
                                <w:w w:val="97"/>
                                <w:szCs w:val="22"/>
                                <w:lang w:eastAsia="de-DE" w:bidi="en-US"/>
                              </w:rPr>
                              <w:t>burtiness_time_count</w:t>
                            </w:r>
                            <w:proofErr w:type="spellEnd"/>
                            <w:r w:rsidRPr="00627F3B">
                              <w:rPr>
                                <w:rFonts w:ascii="Palatino Linotype" w:hAnsi="Palatino Linotype"/>
                                <w:snapToGrid w:val="0"/>
                                <w:color w:val="000000"/>
                                <w:w w:val="97"/>
                                <w:szCs w:val="22"/>
                                <w:lang w:eastAsia="de-DE" w:bidi="en-US"/>
                              </w:rPr>
                              <w:t xml:space="preserve">(y)++;                      </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14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Endif</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15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nbrlist</w:t>
                            </w:r>
                            <w:proofErr w:type="spellEnd"/>
                            <w:r w:rsidRPr="00627F3B">
                              <w:rPr>
                                <w:rFonts w:ascii="Palatino Linotype" w:hAnsi="Palatino Linotype"/>
                                <w:snapToGrid w:val="0"/>
                                <w:color w:val="000000"/>
                                <w:w w:val="97"/>
                                <w:szCs w:val="22"/>
                                <w:lang w:eastAsia="de-DE" w:bidi="en-US"/>
                              </w:rPr>
                              <w:t>[y].</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 xml:space="preserve">(y) </w:t>
                            </w:r>
                            <w:r w:rsidRPr="00627F3B">
                              <w:rPr>
                                <w:rFonts w:ascii="Palatino Linotype" w:hAnsi="Palatino Linotype"/>
                                <w:snapToGrid w:val="0"/>
                                <w:color w:val="000000"/>
                                <w:w w:val="97"/>
                                <w:szCs w:val="22"/>
                                <w:lang w:eastAsia="de-DE" w:bidi="en-US"/>
                              </w:rPr>
                              <w:sym w:font="Wingdings" w:char="F0DF"/>
                            </w:r>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(y);</w:t>
                            </w:r>
                          </w:p>
                          <w:p w:rsidR="00904355" w:rsidRPr="00DA0144" w:rsidRDefault="00904355" w:rsidP="00904355">
                            <w:pPr>
                              <w:pStyle w:val="MDPI31text"/>
                              <w:ind w:firstLine="0"/>
                            </w:pPr>
                            <w:r w:rsidRPr="00627F3B">
                              <w:rPr>
                                <w:w w:val="97"/>
                              </w:rPr>
                              <w:t xml:space="preserve">16     </w:t>
                            </w:r>
                            <w:proofErr w:type="gramStart"/>
                            <w:r w:rsidRPr="00627F3B">
                              <w:rPr>
                                <w:w w:val="97"/>
                              </w:rPr>
                              <w:t xml:space="preserve">  :</w:t>
                            </w:r>
                            <w:proofErr w:type="gramEnd"/>
                            <w:r w:rsidRPr="00627F3B">
                              <w:rPr>
                                <w:w w:val="97"/>
                              </w:rPr>
                              <w:t xml:space="preserve">     Endif</w:t>
                            </w:r>
                          </w:p>
                          <w:p w:rsidR="00904355" w:rsidRPr="00DA0144" w:rsidRDefault="00904355" w:rsidP="00904355">
                            <w:pPr>
                              <w:pStyle w:val="MDPI31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B5851" id="_x0000_t202" coordsize="21600,21600" o:spt="202" path="m,l,21600r21600,l21600,xe">
                <v:stroke joinstyle="miter"/>
                <v:path gradientshapeok="t" o:connecttype="rect"/>
              </v:shapetype>
              <v:shape id="Text Box 2" o:spid="_x0000_s1026" type="#_x0000_t202" style="position:absolute;margin-left:389.05pt;margin-top:31.65pt;width:440.25pt;height:315.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">
                <v:textbox>
                  <w:txbxContent>
                    <w:p w:rsidR="00904355" w:rsidRPr="00627F3B" w:rsidRDefault="00904355" w:rsidP="00904355">
                      <w:pPr>
                        <w:ind w:firstLine="0"/>
                        <w:rPr>
                          <w:rFonts w:ascii="Palatino Linotype" w:hAnsi="Palatino Linotype"/>
                          <w:b/>
                          <w:bCs/>
                          <w:snapToGrid w:val="0"/>
                          <w:color w:val="000000"/>
                          <w:w w:val="97"/>
                          <w:szCs w:val="22"/>
                          <w:lang w:eastAsia="de-DE" w:bidi="en-US"/>
                        </w:rPr>
                      </w:pPr>
                      <w:r w:rsidRPr="00627F3B">
                        <w:rPr>
                          <w:rFonts w:ascii="Palatino Linotype" w:hAnsi="Palatino Linotype"/>
                          <w:b/>
                          <w:bCs/>
                          <w:snapToGrid w:val="0"/>
                          <w:color w:val="000000"/>
                          <w:w w:val="97"/>
                          <w:szCs w:val="22"/>
                          <w:lang w:eastAsia="de-DE" w:bidi="en-US"/>
                        </w:rPr>
                        <w:t xml:space="preserve">Algorithm 1: Calculate </w:t>
                      </w:r>
                      <w:r>
                        <w:rPr>
                          <w:rFonts w:ascii="Palatino Linotype" w:hAnsi="Palatino Linotype"/>
                          <w:b/>
                          <w:bCs/>
                          <w:snapToGrid w:val="0"/>
                          <w:color w:val="000000"/>
                          <w:w w:val="97"/>
                          <w:szCs w:val="22"/>
                          <w:lang w:eastAsia="de-DE" w:bidi="en-US"/>
                        </w:rPr>
                        <w:t>b</w:t>
                      </w:r>
                      <w:r w:rsidRPr="00627F3B">
                        <w:rPr>
                          <w:rFonts w:ascii="Palatino Linotype" w:hAnsi="Palatino Linotype"/>
                          <w:b/>
                          <w:bCs/>
                          <w:snapToGrid w:val="0"/>
                          <w:color w:val="000000"/>
                          <w:w w:val="97"/>
                          <w:szCs w:val="22"/>
                          <w:lang w:eastAsia="de-DE" w:bidi="en-US"/>
                        </w:rPr>
                        <w:t xml:space="preserve">urstiness </w:t>
                      </w:r>
                      <w:r>
                        <w:rPr>
                          <w:rFonts w:ascii="Palatino Linotype" w:hAnsi="Palatino Linotype"/>
                          <w:b/>
                          <w:bCs/>
                          <w:snapToGrid w:val="0"/>
                          <w:color w:val="000000"/>
                          <w:w w:val="97"/>
                          <w:szCs w:val="22"/>
                          <w:lang w:eastAsia="de-DE" w:bidi="en-US"/>
                        </w:rPr>
                        <w:t>d</w:t>
                      </w:r>
                      <w:r w:rsidRPr="00627F3B">
                        <w:rPr>
                          <w:rFonts w:ascii="Palatino Linotype" w:hAnsi="Palatino Linotype"/>
                          <w:b/>
                          <w:bCs/>
                          <w:snapToGrid w:val="0"/>
                          <w:color w:val="000000"/>
                          <w:w w:val="97"/>
                          <w:szCs w:val="22"/>
                          <w:lang w:eastAsia="de-DE" w:bidi="en-US"/>
                        </w:rPr>
                        <w:t xml:space="preserve">istribution </w:t>
                      </w:r>
                      <w:r>
                        <w:rPr>
                          <w:rFonts w:ascii="Palatino Linotype" w:hAnsi="Palatino Linotype"/>
                          <w:b/>
                          <w:bCs/>
                          <w:snapToGrid w:val="0"/>
                          <w:color w:val="000000"/>
                          <w:w w:val="97"/>
                          <w:szCs w:val="22"/>
                          <w:lang w:eastAsia="de-DE" w:bidi="en-US"/>
                        </w:rPr>
                        <w:t>l</w:t>
                      </w:r>
                      <w:r w:rsidRPr="00627F3B">
                        <w:rPr>
                          <w:rFonts w:ascii="Palatino Linotype" w:hAnsi="Palatino Linotype"/>
                          <w:b/>
                          <w:bCs/>
                          <w:snapToGrid w:val="0"/>
                          <w:color w:val="000000"/>
                          <w:w w:val="97"/>
                          <w:szCs w:val="22"/>
                          <w:lang w:eastAsia="de-DE" w:bidi="en-US"/>
                        </w:rPr>
                        <w:t>ist</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Input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Incoming probe P</w:t>
                      </w:r>
                    </w:p>
                    <w:p w:rsidR="00904355" w:rsidRPr="00627F3B" w:rsidRDefault="00904355" w:rsidP="00904355">
                      <w:pPr>
                        <w:ind w:firstLine="0"/>
                        <w:rPr>
                          <w:rFonts w:ascii="Palatino Linotype" w:hAnsi="Palatino Linotype"/>
                          <w:snapToGrid w:val="0"/>
                          <w:color w:val="000000"/>
                          <w:w w:val="97"/>
                          <w:szCs w:val="22"/>
                          <w:lang w:eastAsia="de-DE" w:bidi="en-US"/>
                        </w:rPr>
                      </w:pPr>
                      <w:proofErr w:type="gramStart"/>
                      <w:r w:rsidRPr="00627F3B">
                        <w:rPr>
                          <w:rFonts w:ascii="Palatino Linotype" w:hAnsi="Palatino Linotype"/>
                          <w:snapToGrid w:val="0"/>
                          <w:color w:val="000000"/>
                          <w:w w:val="97"/>
                          <w:szCs w:val="22"/>
                          <w:lang w:eastAsia="de-DE" w:bidi="en-US"/>
                        </w:rPr>
                        <w:t>Output  :</w:t>
                      </w:r>
                      <w:proofErr w:type="gramEnd"/>
                      <w:r w:rsidRPr="00627F3B">
                        <w:rPr>
                          <w:rFonts w:ascii="Palatino Linotype" w:hAnsi="Palatino Linotype"/>
                          <w:snapToGrid w:val="0"/>
                          <w:color w:val="000000"/>
                          <w:w w:val="97"/>
                          <w:szCs w:val="22"/>
                          <w:lang w:eastAsia="de-DE" w:bidi="en-US"/>
                        </w:rPr>
                        <w:t xml:space="preserve"> BDL</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Initialize </w:t>
                      </w:r>
                      <w:proofErr w:type="spellStart"/>
                      <w:r w:rsidRPr="00627F3B">
                        <w:rPr>
                          <w:rFonts w:ascii="Palatino Linotype" w:hAnsi="Palatino Linotype"/>
                          <w:snapToGrid w:val="0"/>
                          <w:color w:val="000000"/>
                          <w:w w:val="97"/>
                          <w:szCs w:val="22"/>
                          <w:lang w:eastAsia="de-DE" w:bidi="en-US"/>
                        </w:rPr>
                        <w:t>nbrlist</w:t>
                      </w:r>
                      <w:proofErr w:type="spellEnd"/>
                      <w:r w:rsidRPr="00627F3B">
                        <w:rPr>
                          <w:rFonts w:ascii="Palatino Linotype" w:hAnsi="Palatino Linotype"/>
                          <w:snapToGrid w:val="0"/>
                          <w:color w:val="000000"/>
                          <w:w w:val="97"/>
                          <w:szCs w:val="22"/>
                          <w:lang w:eastAsia="de-DE" w:bidi="en-US"/>
                        </w:rPr>
                        <w:t xml:space="preserve"> is empty, BDL is empty</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2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When node y send probe </w:t>
                      </w:r>
                      <w:proofErr w:type="spellStart"/>
                      <w:r w:rsidRPr="00627F3B">
                        <w:rPr>
                          <w:rFonts w:ascii="Palatino Linotype" w:hAnsi="Palatino Linotype"/>
                          <w:snapToGrid w:val="0"/>
                          <w:color w:val="000000"/>
                          <w:w w:val="97"/>
                          <w:szCs w:val="22"/>
                          <w:lang w:eastAsia="de-DE" w:bidi="en-US"/>
                        </w:rPr>
                        <w:t>paket</w:t>
                      </w:r>
                      <w:proofErr w:type="spellEnd"/>
                      <w:r w:rsidRPr="00627F3B">
                        <w:rPr>
                          <w:rFonts w:ascii="Palatino Linotype" w:hAnsi="Palatino Linotype"/>
                          <w:snapToGrid w:val="0"/>
                          <w:color w:val="000000"/>
                          <w:w w:val="97"/>
                          <w:szCs w:val="22"/>
                          <w:lang w:eastAsia="de-DE" w:bidi="en-US"/>
                        </w:rPr>
                        <w:t>:</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3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P = (y, </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(y));</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4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When node x received probe packet from node y:</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5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If (y not belong to x’s </w:t>
                      </w:r>
                      <w:proofErr w:type="spellStart"/>
                      <w:r w:rsidRPr="00627F3B">
                        <w:rPr>
                          <w:rFonts w:ascii="Palatino Linotype" w:hAnsi="Palatino Linotype"/>
                          <w:snapToGrid w:val="0"/>
                          <w:color w:val="000000"/>
                          <w:w w:val="97"/>
                          <w:szCs w:val="22"/>
                          <w:lang w:eastAsia="de-DE" w:bidi="en-US"/>
                        </w:rPr>
                        <w:t>nbrlist</w:t>
                      </w:r>
                      <w:proofErr w:type="spellEnd"/>
                      <w:r w:rsidRPr="00627F3B">
                        <w:rPr>
                          <w:rFonts w:ascii="Palatino Linotype" w:hAnsi="Palatino Linotype"/>
                          <w:snapToGrid w:val="0"/>
                          <w:color w:val="000000"/>
                          <w:w w:val="97"/>
                          <w:szCs w:val="22"/>
                          <w:lang w:eastAsia="de-DE" w:bidi="en-US"/>
                        </w:rPr>
                        <w:t>)</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6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nbrlist</w:t>
                      </w:r>
                      <w:proofErr w:type="spellEnd"/>
                      <w:r w:rsidRPr="00627F3B">
                        <w:rPr>
                          <w:rFonts w:ascii="Palatino Linotype" w:hAnsi="Palatino Linotype"/>
                          <w:snapToGrid w:val="0"/>
                          <w:color w:val="000000"/>
                          <w:w w:val="97"/>
                          <w:szCs w:val="22"/>
                          <w:lang w:eastAsia="de-DE" w:bidi="en-US"/>
                        </w:rPr>
                        <w:t xml:space="preserve"> </w:t>
                      </w:r>
                      <w:r w:rsidRPr="00627F3B">
                        <w:rPr>
                          <w:rFonts w:ascii="Palatino Linotype" w:hAnsi="Palatino Linotype"/>
                          <w:snapToGrid w:val="0"/>
                          <w:color w:val="000000"/>
                          <w:w w:val="97"/>
                          <w:szCs w:val="22"/>
                          <w:lang w:eastAsia="de-DE" w:bidi="en-US"/>
                        </w:rPr>
                        <w:sym w:font="Wingdings" w:char="F0DF"/>
                      </w:r>
                      <w:r w:rsidRPr="00627F3B">
                        <w:rPr>
                          <w:rFonts w:ascii="Palatino Linotype" w:hAnsi="Palatino Linotype"/>
                          <w:snapToGrid w:val="0"/>
                          <w:color w:val="000000"/>
                          <w:w w:val="97"/>
                          <w:szCs w:val="22"/>
                          <w:lang w:eastAsia="de-DE" w:bidi="en-US"/>
                        </w:rPr>
                        <w:t xml:space="preserve"> y, y’s </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7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Else</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8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burtiness_value</w:t>
                      </w:r>
                      <w:proofErr w:type="spellEnd"/>
                      <w:r w:rsidRPr="00627F3B">
                        <w:rPr>
                          <w:rFonts w:ascii="Palatino Linotype" w:hAnsi="Palatino Linotype"/>
                          <w:snapToGrid w:val="0"/>
                          <w:color w:val="000000"/>
                          <w:w w:val="97"/>
                          <w:szCs w:val="22"/>
                          <w:lang w:eastAsia="de-DE" w:bidi="en-US"/>
                        </w:rPr>
                        <w:t xml:space="preserve">(y) = </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 xml:space="preserve">(y) – </w:t>
                      </w:r>
                      <w:proofErr w:type="spellStart"/>
                      <w:r w:rsidRPr="00627F3B">
                        <w:rPr>
                          <w:rFonts w:ascii="Palatino Linotype" w:hAnsi="Palatino Linotype"/>
                          <w:snapToGrid w:val="0"/>
                          <w:color w:val="000000"/>
                          <w:w w:val="97"/>
                          <w:szCs w:val="22"/>
                          <w:lang w:eastAsia="de-DE" w:bidi="en-US"/>
                        </w:rPr>
                        <w:t>nbrlist</w:t>
                      </w:r>
                      <w:proofErr w:type="spellEnd"/>
                      <w:r w:rsidRPr="00627F3B">
                        <w:rPr>
                          <w:rFonts w:ascii="Palatino Linotype" w:hAnsi="Palatino Linotype"/>
                          <w:snapToGrid w:val="0"/>
                          <w:color w:val="000000"/>
                          <w:w w:val="97"/>
                          <w:szCs w:val="22"/>
                          <w:lang w:eastAsia="de-DE" w:bidi="en-US"/>
                        </w:rPr>
                        <w:t>[y].</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(y) – 1;</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9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If(</w:t>
                      </w:r>
                      <w:proofErr w:type="spellStart"/>
                      <w:r w:rsidRPr="00627F3B">
                        <w:rPr>
                          <w:rFonts w:ascii="Palatino Linotype" w:hAnsi="Palatino Linotype"/>
                          <w:snapToGrid w:val="0"/>
                          <w:color w:val="000000"/>
                          <w:w w:val="97"/>
                          <w:szCs w:val="22"/>
                          <w:lang w:eastAsia="de-DE" w:bidi="en-US"/>
                        </w:rPr>
                        <w:t>burtiness_value</w:t>
                      </w:r>
                      <w:proofErr w:type="spellEnd"/>
                      <w:r w:rsidRPr="00627F3B">
                        <w:rPr>
                          <w:rFonts w:ascii="Palatino Linotype" w:hAnsi="Palatino Linotype"/>
                          <w:snapToGrid w:val="0"/>
                          <w:color w:val="000000"/>
                          <w:w w:val="97"/>
                          <w:szCs w:val="22"/>
                          <w:lang w:eastAsia="de-DE" w:bidi="en-US"/>
                        </w:rPr>
                        <w:t>(y) not in y’s BDL)</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10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burtiness_timecount</w:t>
                      </w:r>
                      <w:proofErr w:type="spellEnd"/>
                      <w:r w:rsidRPr="00627F3B">
                        <w:rPr>
                          <w:rFonts w:ascii="Palatino Linotype" w:hAnsi="Palatino Linotype"/>
                          <w:snapToGrid w:val="0"/>
                          <w:color w:val="000000"/>
                          <w:w w:val="97"/>
                          <w:szCs w:val="22"/>
                          <w:lang w:eastAsia="de-DE" w:bidi="en-US"/>
                        </w:rPr>
                        <w:t>(y) = 1;</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11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burtiness_value</w:t>
                      </w:r>
                      <w:proofErr w:type="spellEnd"/>
                      <w:r w:rsidRPr="00627F3B">
                        <w:rPr>
                          <w:rFonts w:ascii="Palatino Linotype" w:hAnsi="Palatino Linotype"/>
                          <w:snapToGrid w:val="0"/>
                          <w:color w:val="000000"/>
                          <w:w w:val="97"/>
                          <w:szCs w:val="22"/>
                          <w:lang w:eastAsia="de-DE" w:bidi="en-US"/>
                        </w:rPr>
                        <w:t xml:space="preserve">(y), </w:t>
                      </w:r>
                      <w:proofErr w:type="spellStart"/>
                      <w:r w:rsidRPr="00627F3B">
                        <w:rPr>
                          <w:rFonts w:ascii="Palatino Linotype" w:hAnsi="Palatino Linotype"/>
                          <w:snapToGrid w:val="0"/>
                          <w:color w:val="000000"/>
                          <w:w w:val="97"/>
                          <w:szCs w:val="22"/>
                          <w:lang w:eastAsia="de-DE" w:bidi="en-US"/>
                        </w:rPr>
                        <w:t>burstiness_time_count</w:t>
                      </w:r>
                      <w:proofErr w:type="spellEnd"/>
                      <w:r w:rsidRPr="00627F3B">
                        <w:rPr>
                          <w:rFonts w:ascii="Palatino Linotype" w:hAnsi="Palatino Linotype"/>
                          <w:snapToGrid w:val="0"/>
                          <w:color w:val="000000"/>
                          <w:w w:val="97"/>
                          <w:szCs w:val="22"/>
                          <w:lang w:eastAsia="de-DE" w:bidi="en-US"/>
                        </w:rPr>
                        <w:t xml:space="preserve">(y)) </w:t>
                      </w:r>
                      <w:r w:rsidRPr="00773B25">
                        <w:rPr>
                          <w:rFonts w:ascii="Palatino Linotype" w:hAnsi="Palatino Linotype"/>
                          <w:snapToGrid w:val="0"/>
                          <w:color w:val="000000"/>
                          <w:w w:val="97"/>
                          <w:szCs w:val="22"/>
                          <w:lang w:eastAsia="de-DE" w:bidi="en-US"/>
                        </w:rPr>
                        <w:sym w:font="Wingdings" w:char="F0E0"/>
                      </w:r>
                      <w:r w:rsidRPr="00627F3B">
                        <w:rPr>
                          <w:rFonts w:ascii="Palatino Linotype" w:hAnsi="Palatino Linotype"/>
                          <w:snapToGrid w:val="0"/>
                          <w:color w:val="000000"/>
                          <w:w w:val="97"/>
                          <w:szCs w:val="22"/>
                          <w:lang w:eastAsia="de-DE" w:bidi="en-US"/>
                        </w:rPr>
                        <w:t xml:space="preserve"> y’s BDL;</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12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Else</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13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BDL[</w:t>
                      </w:r>
                      <w:proofErr w:type="spellStart"/>
                      <w:r w:rsidRPr="00627F3B">
                        <w:rPr>
                          <w:rFonts w:ascii="Palatino Linotype" w:hAnsi="Palatino Linotype"/>
                          <w:snapToGrid w:val="0"/>
                          <w:color w:val="000000"/>
                          <w:w w:val="97"/>
                          <w:szCs w:val="22"/>
                          <w:lang w:eastAsia="de-DE" w:bidi="en-US"/>
                        </w:rPr>
                        <w:t>burstiness_value</w:t>
                      </w:r>
                      <w:proofErr w:type="spellEnd"/>
                      <w:r w:rsidRPr="00627F3B">
                        <w:rPr>
                          <w:rFonts w:ascii="Palatino Linotype" w:hAnsi="Palatino Linotype"/>
                          <w:snapToGrid w:val="0"/>
                          <w:color w:val="000000"/>
                          <w:w w:val="97"/>
                          <w:szCs w:val="22"/>
                          <w:lang w:eastAsia="de-DE" w:bidi="en-US"/>
                        </w:rPr>
                        <w:t>(y)].</w:t>
                      </w:r>
                      <w:proofErr w:type="spellStart"/>
                      <w:r w:rsidRPr="00627F3B">
                        <w:rPr>
                          <w:rFonts w:ascii="Palatino Linotype" w:hAnsi="Palatino Linotype"/>
                          <w:snapToGrid w:val="0"/>
                          <w:color w:val="000000"/>
                          <w:w w:val="97"/>
                          <w:szCs w:val="22"/>
                          <w:lang w:eastAsia="de-DE" w:bidi="en-US"/>
                        </w:rPr>
                        <w:t>burtiness_time_count</w:t>
                      </w:r>
                      <w:proofErr w:type="spellEnd"/>
                      <w:r w:rsidRPr="00627F3B">
                        <w:rPr>
                          <w:rFonts w:ascii="Palatino Linotype" w:hAnsi="Palatino Linotype"/>
                          <w:snapToGrid w:val="0"/>
                          <w:color w:val="000000"/>
                          <w:w w:val="97"/>
                          <w:szCs w:val="22"/>
                          <w:lang w:eastAsia="de-DE" w:bidi="en-US"/>
                        </w:rPr>
                        <w:t xml:space="preserve">(y)++;                      </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14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Endif</w:t>
                      </w:r>
                    </w:p>
                    <w:p w:rsidR="00904355" w:rsidRPr="00627F3B" w:rsidRDefault="00904355" w:rsidP="00904355">
                      <w:pPr>
                        <w:ind w:firstLine="0"/>
                        <w:rPr>
                          <w:rFonts w:ascii="Palatino Linotype" w:hAnsi="Palatino Linotype"/>
                          <w:snapToGrid w:val="0"/>
                          <w:color w:val="000000"/>
                          <w:w w:val="97"/>
                          <w:szCs w:val="22"/>
                          <w:lang w:eastAsia="de-DE" w:bidi="en-US"/>
                        </w:rPr>
                      </w:pPr>
                      <w:r w:rsidRPr="00627F3B">
                        <w:rPr>
                          <w:rFonts w:ascii="Palatino Linotype" w:hAnsi="Palatino Linotype"/>
                          <w:snapToGrid w:val="0"/>
                          <w:color w:val="000000"/>
                          <w:w w:val="97"/>
                          <w:szCs w:val="22"/>
                          <w:lang w:eastAsia="de-DE" w:bidi="en-US"/>
                        </w:rPr>
                        <w:t xml:space="preserve">15     </w:t>
                      </w:r>
                      <w:proofErr w:type="gramStart"/>
                      <w:r w:rsidRPr="00627F3B">
                        <w:rPr>
                          <w:rFonts w:ascii="Palatino Linotype" w:hAnsi="Palatino Linotype"/>
                          <w:snapToGrid w:val="0"/>
                          <w:color w:val="000000"/>
                          <w:w w:val="97"/>
                          <w:szCs w:val="22"/>
                          <w:lang w:eastAsia="de-DE" w:bidi="en-US"/>
                        </w:rPr>
                        <w:t xml:space="preserve">  :</w:t>
                      </w:r>
                      <w:proofErr w:type="gramEnd"/>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nbrlist</w:t>
                      </w:r>
                      <w:proofErr w:type="spellEnd"/>
                      <w:r w:rsidRPr="00627F3B">
                        <w:rPr>
                          <w:rFonts w:ascii="Palatino Linotype" w:hAnsi="Palatino Linotype"/>
                          <w:snapToGrid w:val="0"/>
                          <w:color w:val="000000"/>
                          <w:w w:val="97"/>
                          <w:szCs w:val="22"/>
                          <w:lang w:eastAsia="de-DE" w:bidi="en-US"/>
                        </w:rPr>
                        <w:t>[y].</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 xml:space="preserve">(y) </w:t>
                      </w:r>
                      <w:r w:rsidRPr="00627F3B">
                        <w:rPr>
                          <w:rFonts w:ascii="Palatino Linotype" w:hAnsi="Palatino Linotype"/>
                          <w:snapToGrid w:val="0"/>
                          <w:color w:val="000000"/>
                          <w:w w:val="97"/>
                          <w:szCs w:val="22"/>
                          <w:lang w:eastAsia="de-DE" w:bidi="en-US"/>
                        </w:rPr>
                        <w:sym w:font="Wingdings" w:char="F0DF"/>
                      </w:r>
                      <w:r w:rsidRPr="00627F3B">
                        <w:rPr>
                          <w:rFonts w:ascii="Palatino Linotype" w:hAnsi="Palatino Linotype"/>
                          <w:snapToGrid w:val="0"/>
                          <w:color w:val="000000"/>
                          <w:w w:val="97"/>
                          <w:szCs w:val="22"/>
                          <w:lang w:eastAsia="de-DE" w:bidi="en-US"/>
                        </w:rPr>
                        <w:t xml:space="preserve"> </w:t>
                      </w:r>
                      <w:proofErr w:type="spellStart"/>
                      <w:r w:rsidRPr="00627F3B">
                        <w:rPr>
                          <w:rFonts w:ascii="Palatino Linotype" w:hAnsi="Palatino Linotype"/>
                          <w:snapToGrid w:val="0"/>
                          <w:color w:val="000000"/>
                          <w:w w:val="97"/>
                          <w:szCs w:val="22"/>
                          <w:lang w:eastAsia="de-DE" w:bidi="en-US"/>
                        </w:rPr>
                        <w:t>seqno</w:t>
                      </w:r>
                      <w:proofErr w:type="spellEnd"/>
                      <w:r w:rsidRPr="00627F3B">
                        <w:rPr>
                          <w:rFonts w:ascii="Palatino Linotype" w:hAnsi="Palatino Linotype"/>
                          <w:snapToGrid w:val="0"/>
                          <w:color w:val="000000"/>
                          <w:w w:val="97"/>
                          <w:szCs w:val="22"/>
                          <w:lang w:eastAsia="de-DE" w:bidi="en-US"/>
                        </w:rPr>
                        <w:t>(y);</w:t>
                      </w:r>
                    </w:p>
                    <w:p w:rsidR="00904355" w:rsidRPr="00DA0144" w:rsidRDefault="00904355" w:rsidP="00904355">
                      <w:pPr>
                        <w:pStyle w:val="MDPI31text"/>
                        <w:ind w:firstLine="0"/>
                      </w:pPr>
                      <w:r w:rsidRPr="00627F3B">
                        <w:rPr>
                          <w:w w:val="97"/>
                        </w:rPr>
                        <w:t xml:space="preserve">16     </w:t>
                      </w:r>
                      <w:proofErr w:type="gramStart"/>
                      <w:r w:rsidRPr="00627F3B">
                        <w:rPr>
                          <w:w w:val="97"/>
                        </w:rPr>
                        <w:t xml:space="preserve">  :</w:t>
                      </w:r>
                      <w:proofErr w:type="gramEnd"/>
                      <w:r w:rsidRPr="00627F3B">
                        <w:rPr>
                          <w:w w:val="97"/>
                        </w:rPr>
                        <w:t xml:space="preserve">     Endif</w:t>
                      </w:r>
                    </w:p>
                    <w:p w:rsidR="00904355" w:rsidRPr="00DA0144" w:rsidRDefault="00904355" w:rsidP="00904355">
                      <w:pPr>
                        <w:pStyle w:val="MDPI31text"/>
                      </w:pPr>
                    </w:p>
                  </w:txbxContent>
                </v:textbox>
                <w10:wrap type="square" anchorx="margin"/>
              </v:shape>
            </w:pict>
          </mc:Fallback>
        </mc:AlternateContent>
      </w:r>
      <w:r>
        <w:t>3.2.1. Calculate burstiness distribution list</w:t>
      </w:r>
    </w:p>
    <w:p w:rsidR="007D5347" w:rsidRDefault="00EB643F">
      <w:pPr>
        <w:pStyle w:val="MDPI31text"/>
      </w:pPr>
      <w:r w:rsidRPr="00840921">
        <w:t>First</w:t>
      </w:r>
      <w:r w:rsidR="007D5347">
        <w:t>,</w:t>
      </w:r>
      <w:r w:rsidR="00C248F6">
        <w:t xml:space="preserve"> </w:t>
      </w:r>
      <w:r w:rsidR="00CD7AAD">
        <w:t>the neighbor list (</w:t>
      </w:r>
      <w:proofErr w:type="spellStart"/>
      <w:r w:rsidR="00C248F6">
        <w:t>nbrlist</w:t>
      </w:r>
      <w:proofErr w:type="spellEnd"/>
      <w:r w:rsidR="00CD7AAD">
        <w:t>)</w:t>
      </w:r>
      <w:r w:rsidR="00C248F6">
        <w:t xml:space="preserve"> and</w:t>
      </w:r>
      <w:r w:rsidRPr="00840921">
        <w:t xml:space="preserve"> the BDL </w:t>
      </w:r>
      <w:r w:rsidR="00CD7AAD">
        <w:t>are</w:t>
      </w:r>
      <w:r w:rsidR="007D5347">
        <w:t xml:space="preserve"> set </w:t>
      </w:r>
      <w:r w:rsidR="00BE5C1D">
        <w:t xml:space="preserve">to </w:t>
      </w:r>
      <w:r w:rsidRPr="00840921">
        <w:t>empty</w:t>
      </w:r>
      <w:bookmarkStart w:id="66" w:name="OLE_LINK165"/>
      <w:bookmarkStart w:id="67" w:name="OLE_LINK166"/>
      <w:bookmarkEnd w:id="64"/>
      <w:bookmarkEnd w:id="65"/>
      <w:r w:rsidR="00927AB4">
        <w:t>.</w:t>
      </w:r>
      <w:r w:rsidR="007D5347">
        <w:t xml:space="preserve"> When sensor node</w:t>
      </w:r>
      <w:r w:rsidR="006A4D83">
        <w:t xml:space="preserve"> </w:t>
      </w:r>
      <w:r w:rsidR="007D5347" w:rsidRPr="0037679A">
        <w:rPr>
          <w:i/>
          <w:iCs/>
        </w:rPr>
        <w:t>x</w:t>
      </w:r>
      <w:r w:rsidR="007D5347">
        <w:t xml:space="preserve"> receive</w:t>
      </w:r>
      <w:r w:rsidR="006A4D83">
        <w:t>s</w:t>
      </w:r>
      <w:r w:rsidR="007D5347">
        <w:t xml:space="preserve"> a prob</w:t>
      </w:r>
      <w:r w:rsidR="000F0C83">
        <w:t>e</w:t>
      </w:r>
      <w:r w:rsidR="007D5347">
        <w:t xml:space="preserve"> packet from node </w:t>
      </w:r>
      <w:r w:rsidR="007D5347" w:rsidRPr="0037679A">
        <w:rPr>
          <w:i/>
          <w:iCs/>
        </w:rPr>
        <w:t>y</w:t>
      </w:r>
      <w:r w:rsidR="007D5347">
        <w:t xml:space="preserve">, it saves node </w:t>
      </w:r>
      <w:r w:rsidR="007D5347" w:rsidRPr="0037679A">
        <w:rPr>
          <w:i/>
          <w:iCs/>
        </w:rPr>
        <w:t>y</w:t>
      </w:r>
      <w:r w:rsidR="006A4D83">
        <w:rPr>
          <w:i/>
          <w:iCs/>
        </w:rPr>
        <w:t>’s</w:t>
      </w:r>
      <w:r w:rsidR="007D5347">
        <w:t xml:space="preserve"> </w:t>
      </w:r>
      <w:r w:rsidR="006A4D83">
        <w:t xml:space="preserve">ID </w:t>
      </w:r>
      <w:r w:rsidR="007D5347">
        <w:t xml:space="preserve">and sequence to its </w:t>
      </w:r>
      <w:proofErr w:type="spellStart"/>
      <w:r w:rsidR="007D5347">
        <w:t>nbrlist</w:t>
      </w:r>
      <w:proofErr w:type="spellEnd"/>
      <w:r w:rsidR="007D5347">
        <w:t xml:space="preserve"> if node </w:t>
      </w:r>
      <w:r w:rsidR="007D5347" w:rsidRPr="0037679A">
        <w:rPr>
          <w:i/>
          <w:iCs/>
        </w:rPr>
        <w:t>y</w:t>
      </w:r>
      <w:r w:rsidR="007D5347">
        <w:t xml:space="preserve"> </w:t>
      </w:r>
      <w:r w:rsidR="006A4D83">
        <w:t>is</w:t>
      </w:r>
      <w:r w:rsidR="00BE5C1D">
        <w:t xml:space="preserve"> not </w:t>
      </w:r>
      <w:r w:rsidR="006A4D83">
        <w:t>already</w:t>
      </w:r>
      <w:r w:rsidR="007D5347">
        <w:t xml:space="preserve"> </w:t>
      </w:r>
      <w:r w:rsidR="006A4D83">
        <w:t>on</w:t>
      </w:r>
      <w:r w:rsidR="00BE5C1D">
        <w:t xml:space="preserve"> </w:t>
      </w:r>
      <w:r w:rsidR="007D5347">
        <w:t xml:space="preserve">node </w:t>
      </w:r>
      <w:r w:rsidR="007D5347" w:rsidRPr="0037679A">
        <w:rPr>
          <w:i/>
          <w:iCs/>
        </w:rPr>
        <w:t>x</w:t>
      </w:r>
      <w:r w:rsidR="007D5347">
        <w:t xml:space="preserve">’s </w:t>
      </w:r>
      <w:proofErr w:type="spellStart"/>
      <w:r w:rsidR="007D5347">
        <w:t>nbrlist</w:t>
      </w:r>
      <w:proofErr w:type="spellEnd"/>
      <w:r w:rsidR="007D5347">
        <w:t xml:space="preserve">. If node </w:t>
      </w:r>
      <w:r w:rsidR="007D5347" w:rsidRPr="0037679A">
        <w:rPr>
          <w:i/>
          <w:iCs/>
        </w:rPr>
        <w:t>y</w:t>
      </w:r>
      <w:r w:rsidR="007D5347">
        <w:t xml:space="preserve"> </w:t>
      </w:r>
      <w:r w:rsidR="0074612B">
        <w:t>is on</w:t>
      </w:r>
      <w:r w:rsidR="007D5347">
        <w:t xml:space="preserve"> node </w:t>
      </w:r>
      <w:r w:rsidR="007D5347" w:rsidRPr="0037679A">
        <w:rPr>
          <w:i/>
          <w:iCs/>
        </w:rPr>
        <w:t>x</w:t>
      </w:r>
      <w:r w:rsidR="007D5347">
        <w:t xml:space="preserve">’s </w:t>
      </w:r>
      <w:proofErr w:type="spellStart"/>
      <w:r w:rsidR="007D5347">
        <w:t>nbrlist</w:t>
      </w:r>
      <w:proofErr w:type="spellEnd"/>
      <w:r w:rsidR="007D5347">
        <w:t xml:space="preserve">, node </w:t>
      </w:r>
      <w:r w:rsidR="007D5347" w:rsidRPr="0037679A">
        <w:rPr>
          <w:i/>
          <w:iCs/>
        </w:rPr>
        <w:t>x</w:t>
      </w:r>
      <w:r w:rsidR="007D5347">
        <w:t xml:space="preserve"> will calculate the bur</w:t>
      </w:r>
      <w:r w:rsidR="00BE5C1D">
        <w:t>s</w:t>
      </w:r>
      <w:r w:rsidR="007D5347">
        <w:t xml:space="preserve">tiness value </w:t>
      </w:r>
      <w:r w:rsidR="0064230A">
        <w:t>for</w:t>
      </w:r>
      <w:r w:rsidR="007D5347">
        <w:t xml:space="preserve"> node </w:t>
      </w:r>
      <w:r w:rsidR="007D5347" w:rsidRPr="0037679A">
        <w:rPr>
          <w:i/>
          <w:iCs/>
        </w:rPr>
        <w:t>y</w:t>
      </w:r>
      <w:r w:rsidR="007D5347">
        <w:t xml:space="preserve"> as follows:</w:t>
      </w:r>
    </w:p>
    <w:p w:rsidR="007D5347" w:rsidRDefault="00F87517" w:rsidP="0037679A">
      <w:pPr>
        <w:pStyle w:val="MDPI31text"/>
        <w:jc w:val="center"/>
      </w:pPr>
      <w:bookmarkStart w:id="68" w:name="OLE_LINK179"/>
      <w:bookmarkStart w:id="69" w:name="OLE_LINK180"/>
      <w:bookmarkStart w:id="70" w:name="OLE_LINK181"/>
      <w:bookmarkStart w:id="71" w:name="OLE_LINK182"/>
      <w:proofErr w:type="spellStart"/>
      <w:r>
        <w:t>b</w:t>
      </w:r>
      <w:r w:rsidR="007D5347">
        <w:t>urstiness_value</w:t>
      </w:r>
      <w:proofErr w:type="spellEnd"/>
      <w:r w:rsidR="007D5347">
        <w:t xml:space="preserve"> (</w:t>
      </w:r>
      <w:r w:rsidR="007D5347" w:rsidRPr="0037679A">
        <w:rPr>
          <w:i/>
          <w:iCs/>
        </w:rPr>
        <w:t>y</w:t>
      </w:r>
      <w:r w:rsidR="007D5347">
        <w:t xml:space="preserve">) = </w:t>
      </w:r>
      <w:proofErr w:type="spellStart"/>
      <w:r w:rsidR="007D5347">
        <w:t>seqno</w:t>
      </w:r>
      <w:proofErr w:type="spellEnd"/>
      <w:r w:rsidR="007D5347">
        <w:t>(</w:t>
      </w:r>
      <w:r w:rsidR="007D5347" w:rsidRPr="0037679A">
        <w:rPr>
          <w:i/>
          <w:iCs/>
        </w:rPr>
        <w:t>y</w:t>
      </w:r>
      <w:r w:rsidR="007D5347">
        <w:t xml:space="preserve">) – </w:t>
      </w:r>
      <w:proofErr w:type="spellStart"/>
      <w:r w:rsidR="00AB30C1">
        <w:t>nbrlist</w:t>
      </w:r>
      <w:proofErr w:type="spellEnd"/>
      <w:r w:rsidR="00AB30C1">
        <w:t>[</w:t>
      </w:r>
      <w:r w:rsidR="00AB30C1" w:rsidRPr="0037679A">
        <w:rPr>
          <w:i/>
          <w:iCs/>
        </w:rPr>
        <w:t>y</w:t>
      </w:r>
      <w:proofErr w:type="gramStart"/>
      <w:r w:rsidR="00AB30C1">
        <w:t>].</w:t>
      </w:r>
      <w:proofErr w:type="spellStart"/>
      <w:r w:rsidR="00AB30C1">
        <w:t>seqno</w:t>
      </w:r>
      <w:proofErr w:type="spellEnd"/>
      <w:proofErr w:type="gramEnd"/>
      <w:r w:rsidR="00AB30C1">
        <w:t>(</w:t>
      </w:r>
      <w:r w:rsidR="00AB30C1" w:rsidRPr="0037679A">
        <w:rPr>
          <w:i/>
          <w:iCs/>
        </w:rPr>
        <w:t>y</w:t>
      </w:r>
      <w:r w:rsidR="00AB30C1">
        <w:t>)</w:t>
      </w:r>
      <w:r w:rsidR="007D5347">
        <w:t xml:space="preserve"> -</w:t>
      </w:r>
      <w:r w:rsidR="00AB30C1">
        <w:t xml:space="preserve"> </w:t>
      </w:r>
      <w:r w:rsidR="007D5347">
        <w:t>1</w:t>
      </w:r>
      <w:bookmarkEnd w:id="68"/>
      <w:bookmarkEnd w:id="69"/>
    </w:p>
    <w:bookmarkEnd w:id="70"/>
    <w:bookmarkEnd w:id="71"/>
    <w:p w:rsidR="007D5347" w:rsidRDefault="00BC381C" w:rsidP="007D5347">
      <w:pPr>
        <w:pStyle w:val="MDPI31text"/>
        <w:ind w:firstLine="0"/>
      </w:pPr>
      <w:r>
        <w:t>i</w:t>
      </w:r>
      <w:r w:rsidR="007D5347">
        <w:t xml:space="preserve">n which, </w:t>
      </w:r>
      <w:proofErr w:type="spellStart"/>
      <w:r w:rsidR="007D5347">
        <w:t>seqno</w:t>
      </w:r>
      <w:proofErr w:type="spellEnd"/>
      <w:r w:rsidR="00AB30C1">
        <w:t>(</w:t>
      </w:r>
      <w:r w:rsidR="00AB30C1" w:rsidRPr="0037679A">
        <w:rPr>
          <w:i/>
          <w:iCs/>
        </w:rPr>
        <w:t>y</w:t>
      </w:r>
      <w:r w:rsidR="00AB30C1">
        <w:t>)</w:t>
      </w:r>
      <w:r w:rsidR="007D5347">
        <w:t xml:space="preserve"> is the sequence number </w:t>
      </w:r>
      <w:r w:rsidR="00BD2A39">
        <w:t>in the</w:t>
      </w:r>
      <w:r w:rsidR="007D5347">
        <w:t xml:space="preserve"> </w:t>
      </w:r>
      <w:r w:rsidR="00AB30C1">
        <w:t>new</w:t>
      </w:r>
      <w:r w:rsidR="007D5347">
        <w:t xml:space="preserve"> incoming </w:t>
      </w:r>
      <w:r w:rsidR="00AB30C1">
        <w:t>p</w:t>
      </w:r>
      <w:r w:rsidR="007D5347">
        <w:t xml:space="preserve">robe </w:t>
      </w:r>
      <w:r w:rsidR="00AB30C1">
        <w:t>p</w:t>
      </w:r>
      <w:r w:rsidR="007D5347">
        <w:t>acket</w:t>
      </w:r>
      <w:r w:rsidR="00AB30C1">
        <w:t xml:space="preserve"> from node </w:t>
      </w:r>
      <w:r w:rsidR="00AB30C1" w:rsidRPr="0037679A">
        <w:rPr>
          <w:i/>
          <w:iCs/>
        </w:rPr>
        <w:t>y</w:t>
      </w:r>
      <w:r w:rsidR="007D5347">
        <w:t xml:space="preserve">, </w:t>
      </w:r>
      <w:r w:rsidR="00BD2A39">
        <w:t xml:space="preserve">and </w:t>
      </w:r>
      <w:proofErr w:type="spellStart"/>
      <w:r w:rsidR="00AB30C1">
        <w:t>nbrlist</w:t>
      </w:r>
      <w:proofErr w:type="spellEnd"/>
      <w:r w:rsidR="00AB30C1">
        <w:t>[</w:t>
      </w:r>
      <w:r w:rsidR="00AB30C1" w:rsidRPr="0037679A">
        <w:rPr>
          <w:i/>
          <w:iCs/>
        </w:rPr>
        <w:t>y</w:t>
      </w:r>
      <w:proofErr w:type="gramStart"/>
      <w:r w:rsidR="00AB30C1">
        <w:t>].</w:t>
      </w:r>
      <w:proofErr w:type="spellStart"/>
      <w:r w:rsidR="00AB30C1">
        <w:t>seqno</w:t>
      </w:r>
      <w:proofErr w:type="spellEnd"/>
      <w:proofErr w:type="gramEnd"/>
      <w:r w:rsidR="00AB30C1">
        <w:t>(</w:t>
      </w:r>
      <w:r w:rsidR="00AB30C1" w:rsidRPr="0037679A">
        <w:rPr>
          <w:i/>
          <w:iCs/>
        </w:rPr>
        <w:t>y</w:t>
      </w:r>
      <w:r w:rsidR="00AB30C1">
        <w:t>)</w:t>
      </w:r>
      <w:r w:rsidR="007D5347">
        <w:t xml:space="preserve"> is the</w:t>
      </w:r>
      <w:r w:rsidR="00AB30C1">
        <w:t xml:space="preserve"> previous</w:t>
      </w:r>
      <w:r w:rsidR="007D5347">
        <w:t xml:space="preserve"> sequence number of </w:t>
      </w:r>
      <w:r w:rsidR="00AB30C1">
        <w:t xml:space="preserve">node </w:t>
      </w:r>
      <w:r w:rsidR="00AB30C1" w:rsidRPr="0037679A">
        <w:rPr>
          <w:i/>
          <w:iCs/>
        </w:rPr>
        <w:t>y</w:t>
      </w:r>
      <w:r w:rsidR="007D5347">
        <w:t xml:space="preserve"> saved in </w:t>
      </w:r>
      <w:r w:rsidR="00BE5C1D">
        <w:t xml:space="preserve">the </w:t>
      </w:r>
      <w:r w:rsidR="007D5347">
        <w:t>neighbor list.</w:t>
      </w:r>
    </w:p>
    <w:p w:rsidR="007D5347" w:rsidRDefault="007D5347" w:rsidP="0037679A">
      <w:pPr>
        <w:pStyle w:val="MDPI31text"/>
        <w:ind w:firstLine="420"/>
      </w:pPr>
      <w:bookmarkStart w:id="72" w:name="OLE_LINK5"/>
      <w:bookmarkStart w:id="73" w:name="OLE_LINK6"/>
      <w:r>
        <w:t>The</w:t>
      </w:r>
      <w:r w:rsidR="00BD2A39">
        <w:t xml:space="preserve"> parameter </w:t>
      </w:r>
      <w:proofErr w:type="spellStart"/>
      <w:r w:rsidR="00415588">
        <w:t>burstiness_time_count</w:t>
      </w:r>
      <w:proofErr w:type="spellEnd"/>
      <w:r w:rsidR="00415588">
        <w:t>(</w:t>
      </w:r>
      <w:r w:rsidR="00415588" w:rsidRPr="0037679A">
        <w:rPr>
          <w:i/>
          <w:iCs/>
        </w:rPr>
        <w:t>y</w:t>
      </w:r>
      <w:r w:rsidR="00415588">
        <w:t>) refer</w:t>
      </w:r>
      <w:r w:rsidR="00BD2A39">
        <w:t>s</w:t>
      </w:r>
      <w:r w:rsidR="00415588">
        <w:t xml:space="preserve"> to </w:t>
      </w:r>
      <w:r w:rsidR="00BD2A39">
        <w:t xml:space="preserve">a </w:t>
      </w:r>
      <w:proofErr w:type="spellStart"/>
      <w:r>
        <w:t>burtiness_value</w:t>
      </w:r>
      <w:proofErr w:type="spellEnd"/>
      <w:r>
        <w:t>(</w:t>
      </w:r>
      <w:r w:rsidRPr="0037679A">
        <w:rPr>
          <w:i/>
          <w:iCs/>
        </w:rPr>
        <w:t>y</w:t>
      </w:r>
      <w:r>
        <w:t>)</w:t>
      </w:r>
      <w:r w:rsidR="00415588">
        <w:t xml:space="preserve"> set to 1</w:t>
      </w:r>
      <w:r w:rsidR="00BD2A39">
        <w:t>,</w:t>
      </w:r>
      <w:r w:rsidR="00415588">
        <w:t xml:space="preserve"> and the pair </w:t>
      </w:r>
      <w:r w:rsidR="00BD2A39">
        <w:t>{</w:t>
      </w:r>
      <w:proofErr w:type="spellStart"/>
      <w:r w:rsidR="00415588">
        <w:t>burstiness_value</w:t>
      </w:r>
      <w:proofErr w:type="spellEnd"/>
      <w:r w:rsidR="00415588">
        <w:t>(</w:t>
      </w:r>
      <w:r w:rsidR="00415588" w:rsidRPr="0037679A">
        <w:rPr>
          <w:i/>
          <w:iCs/>
        </w:rPr>
        <w:t>y</w:t>
      </w:r>
      <w:r w:rsidR="00415588">
        <w:t xml:space="preserve">), </w:t>
      </w:r>
      <w:proofErr w:type="spellStart"/>
      <w:r w:rsidR="00415588">
        <w:t>burstiness_time_count</w:t>
      </w:r>
      <w:proofErr w:type="spellEnd"/>
      <w:r w:rsidR="00415588">
        <w:t>(</w:t>
      </w:r>
      <w:r w:rsidR="00415588" w:rsidRPr="0037679A">
        <w:rPr>
          <w:i/>
          <w:iCs/>
        </w:rPr>
        <w:t>y</w:t>
      </w:r>
      <w:r w:rsidR="00415588">
        <w:t>)</w:t>
      </w:r>
      <w:r w:rsidR="00BD2A39">
        <w:t>}</w:t>
      </w:r>
      <w:r w:rsidR="00415588">
        <w:t xml:space="preserve"> will</w:t>
      </w:r>
      <w:r>
        <w:t xml:space="preserve"> be save</w:t>
      </w:r>
      <w:r w:rsidR="00BE5C1D">
        <w:t>d</w:t>
      </w:r>
      <w:r>
        <w:t xml:space="preserve"> in node </w:t>
      </w:r>
      <w:r w:rsidRPr="0037679A">
        <w:rPr>
          <w:i/>
          <w:iCs/>
        </w:rPr>
        <w:t>y’s</w:t>
      </w:r>
      <w:r>
        <w:t xml:space="preserve"> B</w:t>
      </w:r>
      <w:r w:rsidR="00BC6D11">
        <w:t>D</w:t>
      </w:r>
      <w:r>
        <w:t xml:space="preserve">L if this value </w:t>
      </w:r>
      <w:r w:rsidR="00BD2A39">
        <w:t>is</w:t>
      </w:r>
      <w:r>
        <w:t xml:space="preserve"> not </w:t>
      </w:r>
      <w:r w:rsidR="00BD2A39">
        <w:t>already</w:t>
      </w:r>
      <w:r>
        <w:t xml:space="preserve"> </w:t>
      </w:r>
      <w:r w:rsidR="00BD2A39">
        <w:t>on</w:t>
      </w:r>
      <w:r>
        <w:t xml:space="preserve"> node </w:t>
      </w:r>
      <w:r w:rsidRPr="0037679A">
        <w:rPr>
          <w:i/>
          <w:iCs/>
        </w:rPr>
        <w:t>y’s</w:t>
      </w:r>
      <w:r>
        <w:t xml:space="preserve"> B</w:t>
      </w:r>
      <w:r w:rsidR="00BC6D11">
        <w:t>D</w:t>
      </w:r>
      <w:r>
        <w:t>L.</w:t>
      </w:r>
      <w:r w:rsidR="00AE12CA">
        <w:t xml:space="preserve"> I</w:t>
      </w:r>
      <w:r>
        <w:t xml:space="preserve">f </w:t>
      </w:r>
      <w:proofErr w:type="spellStart"/>
      <w:r>
        <w:t>burtiness_value</w:t>
      </w:r>
      <w:proofErr w:type="spellEnd"/>
      <w:r>
        <w:t>(</w:t>
      </w:r>
      <w:r w:rsidRPr="0037679A">
        <w:rPr>
          <w:i/>
          <w:iCs/>
        </w:rPr>
        <w:t>y</w:t>
      </w:r>
      <w:r>
        <w:t xml:space="preserve">) is </w:t>
      </w:r>
      <w:r w:rsidR="00BD2A39">
        <w:t>on</w:t>
      </w:r>
      <w:r>
        <w:t xml:space="preserve"> node </w:t>
      </w:r>
      <w:r w:rsidRPr="0037679A">
        <w:rPr>
          <w:i/>
          <w:iCs/>
        </w:rPr>
        <w:t>y’s</w:t>
      </w:r>
      <w:r>
        <w:t xml:space="preserve"> B</w:t>
      </w:r>
      <w:r w:rsidR="00BC6D11">
        <w:t>D</w:t>
      </w:r>
      <w:r>
        <w:t xml:space="preserve">L, node </w:t>
      </w:r>
      <w:r w:rsidRPr="0037679A">
        <w:rPr>
          <w:i/>
          <w:iCs/>
        </w:rPr>
        <w:t>x</w:t>
      </w:r>
      <w:r>
        <w:t xml:space="preserve"> will increase the </w:t>
      </w:r>
      <w:proofErr w:type="spellStart"/>
      <w:r>
        <w:t>burtiness_time_count</w:t>
      </w:r>
      <w:proofErr w:type="spellEnd"/>
      <w:r>
        <w:t>(</w:t>
      </w:r>
      <w:r w:rsidRPr="0037679A">
        <w:rPr>
          <w:i/>
          <w:iCs/>
        </w:rPr>
        <w:t>y</w:t>
      </w:r>
      <w:r>
        <w:t>)</w:t>
      </w:r>
      <w:r w:rsidR="0029553F">
        <w:t xml:space="preserve"> refer</w:t>
      </w:r>
      <w:r w:rsidR="00BD2A39">
        <w:t>ring</w:t>
      </w:r>
      <w:r w:rsidR="0029553F">
        <w:t xml:space="preserve"> to </w:t>
      </w:r>
      <w:proofErr w:type="spellStart"/>
      <w:r w:rsidR="0029553F">
        <w:t>burstiness_value</w:t>
      </w:r>
      <w:proofErr w:type="spellEnd"/>
      <w:r w:rsidR="0029553F">
        <w:t>(</w:t>
      </w:r>
      <w:r w:rsidR="0029553F" w:rsidRPr="0037679A">
        <w:rPr>
          <w:i/>
          <w:iCs/>
        </w:rPr>
        <w:t>y</w:t>
      </w:r>
      <w:r w:rsidR="0029553F">
        <w:t>)</w:t>
      </w:r>
      <w:r>
        <w:t xml:space="preserve"> </w:t>
      </w:r>
      <w:r w:rsidR="00BD2A39">
        <w:t>by 1</w:t>
      </w:r>
      <w:r>
        <w:t>.</w:t>
      </w:r>
      <w:r w:rsidR="006A5B33">
        <w:t xml:space="preserve"> Then</w:t>
      </w:r>
      <w:r w:rsidR="00BD2A39">
        <w:t>, it</w:t>
      </w:r>
      <w:r w:rsidR="006A5B33">
        <w:t xml:space="preserve"> update</w:t>
      </w:r>
      <w:r w:rsidR="00BD2A39">
        <w:t>s</w:t>
      </w:r>
      <w:r w:rsidR="006A5B33">
        <w:t xml:space="preserve"> the </w:t>
      </w:r>
      <w:proofErr w:type="spellStart"/>
      <w:r w:rsidR="006A5B33">
        <w:t>seqno</w:t>
      </w:r>
      <w:proofErr w:type="spellEnd"/>
      <w:r w:rsidR="006A5B33">
        <w:t>(</w:t>
      </w:r>
      <w:r w:rsidR="006A5B33" w:rsidRPr="0037679A">
        <w:rPr>
          <w:i/>
          <w:iCs/>
        </w:rPr>
        <w:t>y</w:t>
      </w:r>
      <w:r w:rsidR="006A5B33">
        <w:t>) value in the neighbor list.</w:t>
      </w:r>
    </w:p>
    <w:bookmarkEnd w:id="72"/>
    <w:bookmarkEnd w:id="73"/>
    <w:p w:rsidR="007D5347" w:rsidRDefault="00AE12CA">
      <w:pPr>
        <w:pStyle w:val="MDPI31text"/>
      </w:pPr>
      <w:r>
        <w:t>T</w:t>
      </w:r>
      <w:r w:rsidR="007D5347">
        <w:t xml:space="preserve">his process will repeat during </w:t>
      </w:r>
      <w:r w:rsidR="00BE5C1D">
        <w:t xml:space="preserve">the </w:t>
      </w:r>
      <w:r w:rsidR="007D5347">
        <w:t>measure link quality period. The detail</w:t>
      </w:r>
      <w:r w:rsidR="00BE5C1D">
        <w:t>ed</w:t>
      </w:r>
      <w:r w:rsidR="007D5347">
        <w:t xml:space="preserve"> algorithm is in </w:t>
      </w:r>
      <w:r>
        <w:t>A</w:t>
      </w:r>
      <w:r w:rsidR="007D5347">
        <w:t>lgorithm</w:t>
      </w:r>
      <w:r w:rsidR="009A131C">
        <w:t xml:space="preserve"> 1</w:t>
      </w:r>
      <w:r w:rsidR="00043DEB">
        <w:t>,</w:t>
      </w:r>
      <w:r w:rsidR="007D5347">
        <w:t xml:space="preserve"> and </w:t>
      </w:r>
      <w:r w:rsidR="00770A28">
        <w:t>the flowchart</w:t>
      </w:r>
      <w:r w:rsidR="00043DEB">
        <w:t xml:space="preserve"> is</w:t>
      </w:r>
      <w:r w:rsidR="00770A28">
        <w:t xml:space="preserve"> in Figure </w:t>
      </w:r>
      <w:r w:rsidR="00D05104">
        <w:t>3</w:t>
      </w:r>
      <w:r w:rsidR="00770A28">
        <w:t>.</w:t>
      </w:r>
    </w:p>
    <w:tbl>
      <w:tblPr>
        <w:tblW w:w="0" w:type="auto"/>
        <w:jc w:val="center"/>
        <w:tblLook w:val="04A0" w:firstRow="1" w:lastRow="0" w:firstColumn="1" w:lastColumn="0" w:noHBand="0" w:noVBand="1"/>
      </w:tblPr>
      <w:tblGrid>
        <w:gridCol w:w="7134"/>
      </w:tblGrid>
      <w:tr w:rsidR="0033774F" w:rsidTr="00B46C6F">
        <w:trPr>
          <w:jc w:val="center"/>
        </w:trPr>
        <w:tc>
          <w:tcPr>
            <w:tcW w:w="7134" w:type="dxa"/>
          </w:tcPr>
          <w:bookmarkEnd w:id="66"/>
          <w:bookmarkEnd w:id="67"/>
          <w:p w:rsidR="0033774F" w:rsidRDefault="007934B5" w:rsidP="00B46C6F">
            <w:pPr>
              <w:ind w:firstLine="0"/>
              <w:jc w:val="center"/>
            </w:pPr>
            <w:r>
              <w:rPr>
                <w:noProof/>
              </w:rPr>
              <w:lastRenderedPageBreak/>
              <w:drawing>
                <wp:inline distT="0" distB="0" distL="0" distR="0">
                  <wp:extent cx="4076700" cy="6775475"/>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lgorithm1.png"/>
                          <pic:cNvPicPr/>
                        </pic:nvPicPr>
                        <pic:blipFill>
                          <a:blip r:embed="rId10">
                            <a:extLst>
                              <a:ext uri="{28A0092B-C50C-407E-A947-70E740481C1C}">
                                <a14:useLocalDpi xmlns:a14="http://schemas.microsoft.com/office/drawing/2010/main" val="0"/>
                              </a:ext>
                            </a:extLst>
                          </a:blip>
                          <a:stretch>
                            <a:fillRect/>
                          </a:stretch>
                        </pic:blipFill>
                        <pic:spPr>
                          <a:xfrm>
                            <a:off x="0" y="0"/>
                            <a:ext cx="4080648" cy="6782037"/>
                          </a:xfrm>
                          <a:prstGeom prst="rect">
                            <a:avLst/>
                          </a:prstGeom>
                        </pic:spPr>
                      </pic:pic>
                    </a:graphicData>
                  </a:graphic>
                </wp:inline>
              </w:drawing>
            </w:r>
          </w:p>
        </w:tc>
      </w:tr>
      <w:tr w:rsidR="0033774F" w:rsidTr="00B46C6F">
        <w:trPr>
          <w:jc w:val="center"/>
        </w:trPr>
        <w:tc>
          <w:tcPr>
            <w:tcW w:w="7134" w:type="dxa"/>
          </w:tcPr>
          <w:p w:rsidR="0033774F" w:rsidRPr="009A2D9A" w:rsidRDefault="0033774F" w:rsidP="00B46C6F">
            <w:pPr>
              <w:pStyle w:val="MDPI51figurecaption"/>
              <w:jc w:val="center"/>
            </w:pPr>
            <w:r w:rsidRPr="006671F3">
              <w:rPr>
                <w:b/>
              </w:rPr>
              <w:t xml:space="preserve">Figure </w:t>
            </w:r>
            <w:r w:rsidR="002D1E59">
              <w:rPr>
                <w:b/>
              </w:rPr>
              <w:t>3</w:t>
            </w:r>
            <w:r w:rsidRPr="006671F3">
              <w:rPr>
                <w:b/>
              </w:rPr>
              <w:t>.</w:t>
            </w:r>
            <w:r w:rsidRPr="009A2D9A">
              <w:t xml:space="preserve"> </w:t>
            </w:r>
            <w:r w:rsidR="00F10807" w:rsidRPr="00E75B06">
              <w:rPr>
                <w:iCs/>
                <w:noProof/>
                <w:snapToGrid w:val="0"/>
                <w:szCs w:val="22"/>
              </w:rPr>
              <w:t xml:space="preserve">The </w:t>
            </w:r>
            <w:r w:rsidR="00F10807">
              <w:rPr>
                <w:iCs/>
                <w:noProof/>
                <w:snapToGrid w:val="0"/>
                <w:szCs w:val="22"/>
              </w:rPr>
              <w:t>flowchart</w:t>
            </w:r>
            <w:r w:rsidR="00F10807" w:rsidRPr="00E75B06">
              <w:rPr>
                <w:iCs/>
                <w:noProof/>
                <w:snapToGrid w:val="0"/>
                <w:szCs w:val="22"/>
              </w:rPr>
              <w:t xml:space="preserve"> </w:t>
            </w:r>
            <w:r w:rsidR="00F10807">
              <w:rPr>
                <w:iCs/>
                <w:noProof/>
                <w:snapToGrid w:val="0"/>
                <w:szCs w:val="22"/>
              </w:rPr>
              <w:t xml:space="preserve">of the main procedures </w:t>
            </w:r>
            <w:r w:rsidR="00095683">
              <w:rPr>
                <w:iCs/>
                <w:noProof/>
                <w:snapToGrid w:val="0"/>
                <w:szCs w:val="22"/>
              </w:rPr>
              <w:t>in</w:t>
            </w:r>
            <w:r w:rsidR="00F10807">
              <w:rPr>
                <w:iCs/>
                <w:noProof/>
                <w:snapToGrid w:val="0"/>
                <w:szCs w:val="22"/>
              </w:rPr>
              <w:t xml:space="preserve"> Algorithm 1</w:t>
            </w:r>
            <w:r w:rsidRPr="00D10903">
              <w:rPr>
                <w:iCs/>
              </w:rPr>
              <w:t>.</w:t>
            </w:r>
          </w:p>
        </w:tc>
      </w:tr>
    </w:tbl>
    <w:p w:rsidR="007D5347" w:rsidRDefault="007D5347" w:rsidP="0037679A">
      <w:pPr>
        <w:pStyle w:val="MDPI23heading3"/>
      </w:pPr>
      <w:r>
        <w:t>3.</w:t>
      </w:r>
      <w:r w:rsidR="0051591E">
        <w:t>2</w:t>
      </w:r>
      <w:r>
        <w:t>.2</w:t>
      </w:r>
      <w:r w:rsidR="00C553EA">
        <w:t>.</w:t>
      </w:r>
      <w:r>
        <w:t xml:space="preserve"> Calculate </w:t>
      </w:r>
      <w:r w:rsidR="00BD2A39">
        <w:t>burstiness distribution metric</w:t>
      </w:r>
    </w:p>
    <w:p w:rsidR="00B402AB" w:rsidRPr="00997F64" w:rsidRDefault="00F65142" w:rsidP="0037679A">
      <w:pPr>
        <w:pStyle w:val="MDPI31text"/>
        <w:ind w:firstLine="0"/>
      </w:pPr>
      <w:r>
        <w:t>To calculate</w:t>
      </w:r>
      <w:r w:rsidR="007A196B">
        <w:t xml:space="preserve"> the </w:t>
      </w:r>
      <w:proofErr w:type="spellStart"/>
      <w:r>
        <w:t>Bdist</w:t>
      </w:r>
      <w:proofErr w:type="spellEnd"/>
      <w:r w:rsidR="007A196B">
        <w:t xml:space="preserve"> metric</w:t>
      </w:r>
      <w:r>
        <w:t>, w</w:t>
      </w:r>
      <w:r w:rsidR="007D5347">
        <w:t>e</w:t>
      </w:r>
      <w:r w:rsidR="007D5347" w:rsidRPr="00145C14">
        <w:t xml:space="preserve"> consider the possible loss ratio for </w:t>
      </w:r>
      <w:r>
        <w:t>each</w:t>
      </w:r>
      <w:r w:rsidR="007D5347" w:rsidRPr="00145C14">
        <w:t xml:space="preserve"> </w:t>
      </w:r>
      <w:r>
        <w:t>link</w:t>
      </w:r>
      <w:r w:rsidR="00393EF5">
        <w:t>,</w:t>
      </w:r>
      <w:r w:rsidR="007D5347" w:rsidRPr="00145C14">
        <w:t xml:space="preserve"> and determin</w:t>
      </w:r>
      <w:r w:rsidR="007D5347">
        <w:t>e</w:t>
      </w:r>
      <w:r w:rsidR="007D5347" w:rsidRPr="00145C14">
        <w:t xml:space="preserve"> the </w:t>
      </w:r>
      <w:proofErr w:type="spellStart"/>
      <w:r w:rsidR="007D5347">
        <w:t>Bdist</w:t>
      </w:r>
      <w:proofErr w:type="spellEnd"/>
      <w:r w:rsidR="007D5347">
        <w:t xml:space="preserve"> value</w:t>
      </w:r>
      <w:r>
        <w:t xml:space="preserve"> from</w:t>
      </w:r>
      <w:r w:rsidR="00AA1D37">
        <w:t xml:space="preserve"> the</w:t>
      </w:r>
      <w:r>
        <w:t xml:space="preserve"> BDL</w:t>
      </w:r>
      <w:r w:rsidR="007D5347" w:rsidRPr="00145C14">
        <w:t xml:space="preserve">. </w:t>
      </w:r>
      <w:r w:rsidR="00142233">
        <w:t xml:space="preserve">We assume that a target PRR is considered. </w:t>
      </w:r>
      <w:r w:rsidR="007D5347" w:rsidRPr="00145C14">
        <w:t xml:space="preserve">For example, to reach </w:t>
      </w:r>
      <w:r w:rsidR="00AA1D37">
        <w:t>a</w:t>
      </w:r>
      <w:r w:rsidR="007D5347" w:rsidRPr="00145C14">
        <w:t xml:space="preserve"> PRR target </w:t>
      </w:r>
      <w:r w:rsidR="007D5347">
        <w:t xml:space="preserve">of </w:t>
      </w:r>
      <w:r w:rsidR="007D5347" w:rsidRPr="00145C14">
        <w:t xml:space="preserve">99% for </w:t>
      </w:r>
      <w:r w:rsidR="007D5347">
        <w:t xml:space="preserve">the </w:t>
      </w:r>
      <w:r w:rsidR="007D5347" w:rsidRPr="00145C14">
        <w:t xml:space="preserve">data transmission period, the loss ratio should lower than 1% for each link. If the route has </w:t>
      </w:r>
      <w:r w:rsidR="00393EF5">
        <w:t>h</w:t>
      </w:r>
      <w:r w:rsidR="007D5347" w:rsidRPr="00145C14">
        <w:t xml:space="preserve"> hops, then every link that the route go</w:t>
      </w:r>
      <w:r w:rsidR="007D5347">
        <w:t>es</w:t>
      </w:r>
      <w:r w:rsidR="007D5347" w:rsidRPr="00145C14">
        <w:t xml:space="preserve"> through </w:t>
      </w:r>
      <w:r w:rsidR="00393EF5">
        <w:t>has</w:t>
      </w:r>
      <w:r w:rsidR="007D5347" w:rsidRPr="00145C14">
        <w:t xml:space="preserve"> </w:t>
      </w:r>
      <w:r w:rsidR="007D5347">
        <w:t>a</w:t>
      </w:r>
      <w:r w:rsidR="007D5347" w:rsidRPr="00145C14">
        <w:t xml:space="preserve"> loss ratio lower than </w:t>
      </w:r>
      <m:oMath>
        <m:rad>
          <m:radPr>
            <m:ctrlPr>
              <w:rPr>
                <w:rFonts w:ascii="Cambria Math" w:hAnsi="Cambria Math"/>
              </w:rPr>
            </m:ctrlPr>
          </m:radPr>
          <m:deg>
            <m:r>
              <w:rPr>
                <w:rFonts w:ascii="Cambria Math" w:hAnsi="Cambria Math"/>
              </w:rPr>
              <m:t>h</m:t>
            </m:r>
          </m:deg>
          <m:e>
            <m:r>
              <m:rPr>
                <m:sty m:val="p"/>
              </m:rPr>
              <w:rPr>
                <w:rFonts w:ascii="Cambria Math" w:hAnsi="Cambria Math"/>
              </w:rPr>
              <m:t>0.01</m:t>
            </m:r>
          </m:e>
        </m:rad>
      </m:oMath>
      <w:r w:rsidR="007D5347" w:rsidRPr="00145C14">
        <w:t xml:space="preserve"> . </w:t>
      </w:r>
      <w:r w:rsidR="00F521F7">
        <w:t>First, base</w:t>
      </w:r>
      <w:r w:rsidR="00393EF5">
        <w:t>d</w:t>
      </w:r>
      <w:r w:rsidR="00F521F7">
        <w:t xml:space="preserve"> on the hop count of the current node and target PRR, the end-to-end loss ratio (</w:t>
      </w:r>
      <m:oMath>
        <m:sSub>
          <m:sSubPr>
            <m:ctrlPr>
              <w:rPr>
                <w:rFonts w:ascii="Cambria Math" w:hAnsi="Cambria Math"/>
                <w:i/>
              </w:rPr>
            </m:ctrlPr>
          </m:sSubPr>
          <m:e>
            <m:r>
              <w:rPr>
                <w:rFonts w:ascii="Cambria Math" w:hAnsi="Cambria Math"/>
              </w:rPr>
              <m:t>e2e</m:t>
            </m:r>
          </m:e>
          <m:sub>
            <m:r>
              <w:rPr>
                <w:rFonts w:ascii="Cambria Math" w:hAnsi="Cambria Math"/>
              </w:rPr>
              <m:t>loss ratio</m:t>
            </m:r>
          </m:sub>
        </m:sSub>
      </m:oMath>
      <w:r w:rsidR="00F521F7">
        <w:t xml:space="preserve">) that we accepted to reach </w:t>
      </w:r>
      <w:r w:rsidR="00393EF5">
        <w:t xml:space="preserve">the </w:t>
      </w:r>
      <w:r w:rsidR="00F521F7">
        <w:t>PRR</w:t>
      </w:r>
      <w:r w:rsidR="00C63ABF">
        <w:t xml:space="preserve"> </w:t>
      </w:r>
      <w:r w:rsidR="00F521F7" w:rsidRPr="00F521F7">
        <w:t>target</w:t>
      </w:r>
      <w:r w:rsidR="00F521F7">
        <w:t xml:space="preserve"> is calculated by Equation (1):</w:t>
      </w:r>
    </w:p>
    <w:tbl>
      <w:tblPr>
        <w:tblW w:w="5000" w:type="pct"/>
        <w:jc w:val="center"/>
        <w:tblCellMar>
          <w:left w:w="0" w:type="dxa"/>
          <w:right w:w="0" w:type="dxa"/>
        </w:tblCellMar>
        <w:tblLook w:val="04A0" w:firstRow="1" w:lastRow="0" w:firstColumn="1" w:lastColumn="0" w:noHBand="0" w:noVBand="1"/>
      </w:tblPr>
      <w:tblGrid>
        <w:gridCol w:w="8409"/>
        <w:gridCol w:w="435"/>
      </w:tblGrid>
      <w:tr w:rsidR="00B402AB" w:rsidRPr="00997F64" w:rsidTr="00922B1F">
        <w:trPr>
          <w:jc w:val="center"/>
        </w:trPr>
        <w:tc>
          <w:tcPr>
            <w:tcW w:w="4754" w:type="pct"/>
            <w:shd w:val="clear" w:color="auto" w:fill="auto"/>
          </w:tcPr>
          <w:bookmarkStart w:id="74" w:name="OLE_LINK169"/>
          <w:bookmarkStart w:id="75" w:name="OLE_LINK170"/>
          <w:bookmarkStart w:id="76" w:name="OLE_LINK133"/>
          <w:bookmarkStart w:id="77" w:name="OLE_LINK134"/>
          <w:p w:rsidR="00B402AB" w:rsidRPr="00997F64" w:rsidRDefault="000A4734" w:rsidP="00922B1F">
            <w:pPr>
              <w:pStyle w:val="MDPI39equation"/>
            </w:pPr>
            <m:oMathPara>
              <m:oMath>
                <m:sSub>
                  <m:sSubPr>
                    <m:ctrlPr>
                      <w:rPr>
                        <w:rFonts w:ascii="Cambria Math" w:hAnsi="Cambria Math"/>
                        <w:i/>
                      </w:rPr>
                    </m:ctrlPr>
                  </m:sSubPr>
                  <m:e>
                    <m:r>
                      <w:rPr>
                        <w:rFonts w:ascii="Cambria Math" w:hAnsi="Cambria Math"/>
                      </w:rPr>
                      <m:t>e2e</m:t>
                    </m:r>
                  </m:e>
                  <m:sub>
                    <m:r>
                      <w:rPr>
                        <w:rFonts w:ascii="Cambria Math" w:hAnsi="Cambria Math"/>
                      </w:rPr>
                      <m:t>loss ratio</m:t>
                    </m:r>
                  </m:sub>
                </m:sSub>
                <w:bookmarkEnd w:id="74"/>
                <w:bookmarkEnd w:id="75"/>
                <m:r>
                  <m:rPr>
                    <m:sty m:val="p"/>
                  </m:rPr>
                  <w:rPr>
                    <w:rFonts w:ascii="Cambria Math" w:hAnsi="Cambria Math"/>
                  </w:rPr>
                  <m:t xml:space="preserve">=1- </m:t>
                </m:r>
                <m:rad>
                  <m:radPr>
                    <m:ctrlPr>
                      <w:rPr>
                        <w:rFonts w:ascii="Cambria Math" w:hAnsi="Cambria Math"/>
                      </w:rPr>
                    </m:ctrlPr>
                  </m:radPr>
                  <m:deg>
                    <m:r>
                      <w:rPr>
                        <w:rFonts w:ascii="Cambria Math" w:hAnsi="Cambria Math"/>
                      </w:rPr>
                      <m:t>h</m:t>
                    </m:r>
                  </m:deg>
                  <m:e>
                    <m:sSub>
                      <m:sSubPr>
                        <m:ctrlPr>
                          <w:rPr>
                            <w:rFonts w:ascii="Cambria Math" w:hAnsi="Cambria Math"/>
                          </w:rPr>
                        </m:ctrlPr>
                      </m:sSubPr>
                      <m:e>
                        <m:r>
                          <w:rPr>
                            <w:rFonts w:ascii="Cambria Math" w:hAnsi="Cambria Math"/>
                          </w:rPr>
                          <m:t>PRR</m:t>
                        </m:r>
                      </m:e>
                      <m:sub>
                        <m:r>
                          <w:rPr>
                            <w:rFonts w:ascii="Cambria Math" w:hAnsi="Cambria Math"/>
                          </w:rPr>
                          <m:t>target</m:t>
                        </m:r>
                      </m:sub>
                    </m:sSub>
                  </m:e>
                </m:rad>
              </m:oMath>
            </m:oMathPara>
          </w:p>
        </w:tc>
        <w:tc>
          <w:tcPr>
            <w:tcW w:w="246" w:type="pct"/>
            <w:shd w:val="clear" w:color="auto" w:fill="auto"/>
            <w:vAlign w:val="center"/>
          </w:tcPr>
          <w:p w:rsidR="00B402AB" w:rsidRPr="00997F64" w:rsidRDefault="00B402AB" w:rsidP="00922B1F">
            <w:pPr>
              <w:pStyle w:val="MDPI3aequationnumber"/>
              <w:spacing w:line="260" w:lineRule="atLeast"/>
            </w:pPr>
            <w:r w:rsidRPr="00997F64">
              <w:t>(1)</w:t>
            </w:r>
          </w:p>
        </w:tc>
      </w:tr>
    </w:tbl>
    <w:p w:rsidR="00B402AB" w:rsidRPr="00641E70" w:rsidRDefault="00EB330E" w:rsidP="00B402AB">
      <w:pPr>
        <w:pStyle w:val="MDPI32textnoindent"/>
        <w:rPr>
          <w:w w:val="97"/>
        </w:rPr>
      </w:pPr>
      <w:bookmarkStart w:id="78" w:name="OLE_LINK7"/>
      <w:bookmarkStart w:id="79" w:name="OLE_LINK8"/>
      <w:bookmarkEnd w:id="76"/>
      <w:bookmarkEnd w:id="77"/>
      <w:r>
        <w:rPr>
          <w:w w:val="97"/>
        </w:rPr>
        <w:lastRenderedPageBreak/>
        <w:t>T</w:t>
      </w:r>
      <w:r w:rsidR="00B167F7" w:rsidRPr="00B167F7">
        <w:rPr>
          <w:w w:val="97"/>
        </w:rPr>
        <w:t>hen</w:t>
      </w:r>
      <w:r>
        <w:rPr>
          <w:w w:val="97"/>
        </w:rPr>
        <w:t>,</w:t>
      </w:r>
      <w:r w:rsidR="00B167F7" w:rsidRPr="00B167F7">
        <w:rPr>
          <w:w w:val="97"/>
        </w:rPr>
        <w:t xml:space="preserve"> we can calculate the </w:t>
      </w:r>
      <w:r>
        <w:rPr>
          <w:w w:val="97"/>
        </w:rPr>
        <w:t xml:space="preserve">number of </w:t>
      </w:r>
      <w:r w:rsidR="00B167F7" w:rsidRPr="00B167F7">
        <w:rPr>
          <w:w w:val="97"/>
        </w:rPr>
        <w:t>packet loss threshold (</w:t>
      </w:r>
      <w:bookmarkStart w:id="80" w:name="OLE_LINK97"/>
      <w:bookmarkStart w:id="81" w:name="OLE_LINK98"/>
      <w:r>
        <w:rPr>
          <w:w w:val="97"/>
        </w:rPr>
        <w:t xml:space="preserve">denoted </w:t>
      </w:r>
      <w:bookmarkStart w:id="82" w:name="OLE_LINK99"/>
      <w:bookmarkStart w:id="83" w:name="OLE_LINK100"/>
      <w:bookmarkStart w:id="84" w:name="OLE_LINK102"/>
      <w:proofErr w:type="spellStart"/>
      <w:r>
        <w:rPr>
          <w:w w:val="97"/>
        </w:rPr>
        <w:t>N</w:t>
      </w:r>
      <w:r w:rsidR="00B167F7" w:rsidRPr="0037679A">
        <w:rPr>
          <w:w w:val="97"/>
          <w:sz w:val="16"/>
          <w:szCs w:val="18"/>
        </w:rPr>
        <w:t>loss</w:t>
      </w:r>
      <w:r w:rsidR="00C600FB">
        <w:rPr>
          <w:w w:val="97"/>
          <w:sz w:val="16"/>
          <w:szCs w:val="18"/>
        </w:rPr>
        <w:t>_</w:t>
      </w:r>
      <w:r w:rsidR="00B167F7" w:rsidRPr="0037679A">
        <w:rPr>
          <w:w w:val="97"/>
          <w:sz w:val="16"/>
          <w:szCs w:val="18"/>
        </w:rPr>
        <w:t>threshold</w:t>
      </w:r>
      <w:bookmarkEnd w:id="80"/>
      <w:bookmarkEnd w:id="81"/>
      <w:bookmarkEnd w:id="82"/>
      <w:bookmarkEnd w:id="83"/>
      <w:bookmarkEnd w:id="84"/>
      <w:proofErr w:type="spellEnd"/>
      <w:r w:rsidR="00B167F7" w:rsidRPr="00B167F7">
        <w:rPr>
          <w:w w:val="97"/>
        </w:rPr>
        <w:t>)</w:t>
      </w:r>
      <w:r w:rsidR="00A757B0">
        <w:rPr>
          <w:w w:val="97"/>
        </w:rPr>
        <w:t xml:space="preserve"> </w:t>
      </w:r>
      <w:r w:rsidR="00B167F7" w:rsidRPr="00B167F7">
        <w:rPr>
          <w:w w:val="97"/>
        </w:rPr>
        <w:t xml:space="preserve">corresponding </w:t>
      </w:r>
      <w:r w:rsidR="00C600FB">
        <w:rPr>
          <w:w w:val="97"/>
        </w:rPr>
        <w:t>to</w:t>
      </w:r>
      <w:r w:rsidR="00C600FB" w:rsidRPr="00B167F7">
        <w:rPr>
          <w:w w:val="97"/>
        </w:rPr>
        <w:t xml:space="preserve"> </w:t>
      </w:r>
      <w:r w:rsidR="00B167F7" w:rsidRPr="00B167F7">
        <w:rPr>
          <w:w w:val="97"/>
        </w:rPr>
        <w:t>the number of probes (</w:t>
      </w:r>
      <w:r w:rsidR="00C600FB">
        <w:rPr>
          <w:w w:val="97"/>
        </w:rPr>
        <w:t xml:space="preserve">denoted </w:t>
      </w:r>
      <w:proofErr w:type="spellStart"/>
      <w:r w:rsidR="00B167F7" w:rsidRPr="00B167F7">
        <w:rPr>
          <w:w w:val="97"/>
        </w:rPr>
        <w:t>N</w:t>
      </w:r>
      <w:r w:rsidR="00B167F7" w:rsidRPr="0037679A">
        <w:rPr>
          <w:w w:val="97"/>
          <w:sz w:val="16"/>
          <w:szCs w:val="18"/>
        </w:rPr>
        <w:t>probes</w:t>
      </w:r>
      <w:proofErr w:type="spellEnd"/>
      <w:r w:rsidR="00B167F7" w:rsidRPr="00B167F7">
        <w:rPr>
          <w:w w:val="97"/>
        </w:rPr>
        <w:t xml:space="preserve">) </w:t>
      </w:r>
      <w:r w:rsidR="00C600FB">
        <w:rPr>
          <w:w w:val="97"/>
        </w:rPr>
        <w:t>with</w:t>
      </w:r>
      <w:r w:rsidR="00C600FB" w:rsidRPr="00B167F7">
        <w:rPr>
          <w:w w:val="97"/>
        </w:rPr>
        <w:t xml:space="preserve"> </w:t>
      </w:r>
      <w:r w:rsidR="00B167F7" w:rsidRPr="00B167F7">
        <w:rPr>
          <w:w w:val="97"/>
        </w:rPr>
        <w:t>Equation (2):</w:t>
      </w:r>
    </w:p>
    <w:tbl>
      <w:tblPr>
        <w:tblW w:w="5000" w:type="pct"/>
        <w:jc w:val="center"/>
        <w:tblCellMar>
          <w:left w:w="0" w:type="dxa"/>
          <w:right w:w="0" w:type="dxa"/>
        </w:tblCellMar>
        <w:tblLook w:val="04A0" w:firstRow="1" w:lastRow="0" w:firstColumn="1" w:lastColumn="0" w:noHBand="0" w:noVBand="1"/>
      </w:tblPr>
      <w:tblGrid>
        <w:gridCol w:w="8409"/>
        <w:gridCol w:w="435"/>
      </w:tblGrid>
      <w:tr w:rsidR="00300DDE" w:rsidRPr="00997F64" w:rsidTr="00B46C6F">
        <w:trPr>
          <w:jc w:val="center"/>
        </w:trPr>
        <w:tc>
          <w:tcPr>
            <w:tcW w:w="4754" w:type="pct"/>
            <w:shd w:val="clear" w:color="auto" w:fill="auto"/>
          </w:tcPr>
          <w:bookmarkEnd w:id="78"/>
          <w:bookmarkEnd w:id="79"/>
          <w:p w:rsidR="00300DDE" w:rsidRPr="00997F64" w:rsidRDefault="000A4734" w:rsidP="00B46C6F">
            <w:pPr>
              <w:pStyle w:val="MDPI39equation"/>
            </w:pPr>
            <m:oMathPara>
              <m:oMath>
                <m:sSub>
                  <m:sSubPr>
                    <m:ctrlPr>
                      <w:rPr>
                        <w:rFonts w:ascii="Cambria Math" w:hAnsi="Cambria Math"/>
                        <w:i/>
                        <w:iCs/>
                      </w:rPr>
                    </m:ctrlPr>
                  </m:sSubPr>
                  <m:e>
                    <m:r>
                      <w:rPr>
                        <w:rFonts w:ascii="Cambria Math" w:hAnsi="Cambria Math"/>
                      </w:rPr>
                      <m:t>N</m:t>
                    </m:r>
                  </m:e>
                  <m:sub>
                    <m:r>
                      <w:rPr>
                        <w:rFonts w:ascii="Cambria Math" w:hAnsi="Cambria Math"/>
                      </w:rPr>
                      <m:t>loss_threshold</m:t>
                    </m:r>
                  </m:sub>
                </m:sSub>
                <m:r>
                  <m:rPr>
                    <m:sty m:val="p"/>
                  </m:rPr>
                  <w:rPr>
                    <w:rFonts w:ascii="Cambria Math" w:hAnsi="Cambria Math"/>
                  </w:rPr>
                  <m:t>=</m:t>
                </m:r>
                <m:r>
                  <w:rPr>
                    <w:rFonts w:ascii="Cambria Math" w:hAnsi="Cambria Math"/>
                  </w:rPr>
                  <m:t>e</m:t>
                </m:r>
                <m:r>
                  <m:rPr>
                    <m:sty m:val="p"/>
                  </m:rPr>
                  <w:rPr>
                    <w:rFonts w:ascii="Cambria Math" w:hAnsi="Cambria Math"/>
                  </w:rPr>
                  <m:t>2</m:t>
                </m:r>
                <m:sSub>
                  <m:sSubPr>
                    <m:ctrlPr>
                      <w:rPr>
                        <w:rFonts w:ascii="Cambria Math" w:hAnsi="Cambria Math"/>
                      </w:rPr>
                    </m:ctrlPr>
                  </m:sSubPr>
                  <m:e>
                    <m:r>
                      <w:rPr>
                        <w:rFonts w:ascii="Cambria Math" w:hAnsi="Cambria Math"/>
                      </w:rPr>
                      <m:t>e</m:t>
                    </m:r>
                    <m:ctrlPr>
                      <w:rPr>
                        <w:rFonts w:ascii="Cambria Math" w:hAnsi="Cambria Math"/>
                        <w:i/>
                        <w:iCs/>
                      </w:rPr>
                    </m:ctrlPr>
                  </m:e>
                  <m:sub>
                    <m:r>
                      <w:rPr>
                        <w:rFonts w:ascii="Cambria Math" w:hAnsi="Cambria Math"/>
                      </w:rPr>
                      <m:t>loss ratio</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probes</m:t>
                    </m:r>
                  </m:sub>
                </m:sSub>
              </m:oMath>
            </m:oMathPara>
          </w:p>
        </w:tc>
        <w:tc>
          <w:tcPr>
            <w:tcW w:w="246" w:type="pct"/>
            <w:shd w:val="clear" w:color="auto" w:fill="auto"/>
            <w:vAlign w:val="center"/>
          </w:tcPr>
          <w:p w:rsidR="00300DDE" w:rsidRPr="00997F64" w:rsidRDefault="00300DDE" w:rsidP="00B46C6F">
            <w:pPr>
              <w:pStyle w:val="MDPI3aequationnumber"/>
              <w:spacing w:line="260" w:lineRule="atLeast"/>
            </w:pPr>
            <w:r w:rsidRPr="00997F64">
              <w:t>(</w:t>
            </w:r>
            <w:r>
              <w:t>2</w:t>
            </w:r>
            <w:r w:rsidRPr="00997F64">
              <w:t>)</w:t>
            </w:r>
          </w:p>
        </w:tc>
      </w:tr>
    </w:tbl>
    <w:p w:rsidR="00957740" w:rsidRDefault="00AB7DF9">
      <w:pPr>
        <w:pStyle w:val="MDPI31text"/>
        <w:ind w:firstLine="0"/>
        <w:rPr>
          <w:w w:val="97"/>
        </w:rPr>
      </w:pPr>
      <w:r>
        <w:rPr>
          <w:noProof/>
        </w:rPr>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817328</wp:posOffset>
                </wp:positionV>
                <wp:extent cx="5603240" cy="3430270"/>
                <wp:effectExtent l="0" t="0" r="16510" b="1778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240" cy="3430270"/>
                        </a:xfrm>
                        <a:prstGeom prst="rect">
                          <a:avLst/>
                        </a:prstGeom>
                        <a:solidFill>
                          <a:srgbClr val="FFFFFF"/>
                        </a:solidFill>
                        <a:ln w="9525">
                          <a:solidFill>
                            <a:srgbClr val="000000"/>
                          </a:solidFill>
                          <a:miter lim="800000"/>
                          <a:headEnd/>
                          <a:tailEnd/>
                        </a:ln>
                      </wps:spPr>
                      <wps:txbx>
                        <w:txbxContent>
                          <w:p w:rsidR="00D73891" w:rsidRPr="00ED474D" w:rsidRDefault="00D73891" w:rsidP="00ED474D">
                            <w:pPr>
                              <w:ind w:firstLine="0"/>
                              <w:rPr>
                                <w:rFonts w:ascii="Palatino Linotype" w:hAnsi="Palatino Linotype"/>
                                <w:b/>
                                <w:bCs/>
                                <w:snapToGrid w:val="0"/>
                                <w:color w:val="000000"/>
                                <w:w w:val="97"/>
                                <w:szCs w:val="22"/>
                                <w:lang w:eastAsia="de-DE" w:bidi="en-US"/>
                              </w:rPr>
                            </w:pPr>
                            <w:r w:rsidRPr="00ED474D">
                              <w:rPr>
                                <w:rFonts w:ascii="Palatino Linotype" w:hAnsi="Palatino Linotype"/>
                                <w:b/>
                                <w:bCs/>
                                <w:snapToGrid w:val="0"/>
                                <w:color w:val="000000"/>
                                <w:w w:val="97"/>
                                <w:szCs w:val="22"/>
                                <w:lang w:eastAsia="de-DE" w:bidi="en-US"/>
                              </w:rPr>
                              <w:t>Algorithm 2: Calculate Burstiness Distribution Metric</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Input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Ascending sorted </w:t>
                            </w:r>
                            <w:r>
                              <w:rPr>
                                <w:rFonts w:ascii="Palatino Linotype" w:hAnsi="Palatino Linotype"/>
                                <w:snapToGrid w:val="0"/>
                                <w:color w:val="000000"/>
                                <w:w w:val="97"/>
                                <w:szCs w:val="22"/>
                                <w:lang w:eastAsia="de-DE" w:bidi="en-US"/>
                              </w:rPr>
                              <w:t xml:space="preserve">burstiness distribution list </w:t>
                            </w:r>
                            <w:r w:rsidRPr="00ED474D">
                              <w:rPr>
                                <w:rFonts w:ascii="Palatino Linotype" w:hAnsi="Palatino Linotype"/>
                                <w:snapToGrid w:val="0"/>
                                <w:color w:val="000000"/>
                                <w:w w:val="97"/>
                                <w:szCs w:val="22"/>
                                <w:lang w:eastAsia="de-DE" w:bidi="en-US"/>
                              </w:rPr>
                              <w:t>(BDL)</w:t>
                            </w:r>
                            <w:r>
                              <w:rPr>
                                <w:rFonts w:ascii="Palatino Linotype" w:hAnsi="Palatino Linotype"/>
                                <w:snapToGrid w:val="0"/>
                                <w:color w:val="000000"/>
                                <w:w w:val="97"/>
                                <w:szCs w:val="22"/>
                                <w:lang w:eastAsia="de-DE" w:bidi="en-US"/>
                              </w:rPr>
                              <w:t>,</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number of probes (</w:t>
                            </w:r>
                            <w:proofErr w:type="spellStart"/>
                            <w:r w:rsidRPr="00ED474D">
                              <w:rPr>
                                <w:rFonts w:ascii="Palatino Linotype" w:hAnsi="Palatino Linotype"/>
                                <w:snapToGrid w:val="0"/>
                                <w:color w:val="000000"/>
                                <w:w w:val="97"/>
                                <w:szCs w:val="22"/>
                                <w:lang w:eastAsia="de-DE" w:bidi="en-US"/>
                              </w:rPr>
                              <w:t>Nprobes</w:t>
                            </w:r>
                            <w:proofErr w:type="spellEnd"/>
                            <w:r w:rsidRPr="00ED474D">
                              <w:rPr>
                                <w:rFonts w:ascii="Palatino Linotype" w:hAnsi="Palatino Linotype"/>
                                <w:snapToGrid w:val="0"/>
                                <w:color w:val="000000"/>
                                <w:w w:val="97"/>
                                <w:szCs w:val="22"/>
                                <w:lang w:eastAsia="de-DE" w:bidi="en-US"/>
                              </w:rPr>
                              <w:t>), target PRR (</w:t>
                            </w:r>
                            <w:proofErr w:type="spellStart"/>
                            <w:r w:rsidRPr="00ED474D">
                              <w:rPr>
                                <w:rFonts w:ascii="Palatino Linotype" w:hAnsi="Palatino Linotype"/>
                                <w:snapToGrid w:val="0"/>
                                <w:color w:val="000000"/>
                                <w:w w:val="97"/>
                                <w:szCs w:val="22"/>
                                <w:lang w:eastAsia="de-DE" w:bidi="en-US"/>
                              </w:rPr>
                              <w:t>PRRtarget</w:t>
                            </w:r>
                            <w:proofErr w:type="spellEnd"/>
                            <w:r w:rsidRPr="00ED474D">
                              <w:rPr>
                                <w:rFonts w:ascii="Palatino Linotype" w:hAnsi="Palatino Linotype"/>
                                <w:snapToGrid w:val="0"/>
                                <w:color w:val="000000"/>
                                <w:w w:val="97"/>
                                <w:szCs w:val="22"/>
                                <w:lang w:eastAsia="de-DE" w:bidi="en-US"/>
                              </w:rPr>
                              <w:t>), hop count (h)</w:t>
                            </w:r>
                          </w:p>
                          <w:p w:rsidR="00D73891" w:rsidRPr="00ED474D" w:rsidRDefault="00D73891" w:rsidP="00ED474D">
                            <w:pPr>
                              <w:ind w:firstLine="0"/>
                              <w:rPr>
                                <w:rFonts w:ascii="Palatino Linotype" w:hAnsi="Palatino Linotype"/>
                                <w:snapToGrid w:val="0"/>
                                <w:color w:val="000000"/>
                                <w:w w:val="97"/>
                                <w:szCs w:val="22"/>
                                <w:lang w:eastAsia="de-DE" w:bidi="en-US"/>
                              </w:rPr>
                            </w:pPr>
                            <w:proofErr w:type="gramStart"/>
                            <w:r w:rsidRPr="00ED474D">
                              <w:rPr>
                                <w:rFonts w:ascii="Palatino Linotype" w:hAnsi="Palatino Linotype"/>
                                <w:snapToGrid w:val="0"/>
                                <w:color w:val="000000"/>
                                <w:w w:val="97"/>
                                <w:szCs w:val="22"/>
                                <w:lang w:eastAsia="de-DE" w:bidi="en-US"/>
                              </w:rPr>
                              <w:t>Output :</w:t>
                            </w:r>
                            <w:proofErr w:type="gramEnd"/>
                            <w:r w:rsidRPr="00ED474D">
                              <w:rPr>
                                <w:rFonts w:ascii="Palatino Linotype" w:hAnsi="Palatino Linotype"/>
                                <w:snapToGrid w:val="0"/>
                                <w:color w:val="000000"/>
                                <w:w w:val="97"/>
                                <w:szCs w:val="22"/>
                                <w:lang w:eastAsia="de-DE" w:bidi="en-US"/>
                              </w:rPr>
                              <w:t xml:space="preserve">  Burstiness </w:t>
                            </w:r>
                            <w:r>
                              <w:rPr>
                                <w:rFonts w:ascii="Palatino Linotype" w:hAnsi="Palatino Linotype"/>
                                <w:snapToGrid w:val="0"/>
                                <w:color w:val="000000"/>
                                <w:w w:val="97"/>
                                <w:szCs w:val="22"/>
                                <w:lang w:eastAsia="de-DE" w:bidi="en-US"/>
                              </w:rPr>
                              <w:t>distribution</w:t>
                            </w:r>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metric</w:t>
                            </w:r>
                            <w:r w:rsidRPr="00ED474D">
                              <w:rPr>
                                <w:rFonts w:ascii="Palatino Linotype" w:hAnsi="Palatino Linotype"/>
                                <w:snapToGrid w:val="0"/>
                                <w:color w:val="000000"/>
                                <w:w w:val="97"/>
                                <w:szCs w:val="22"/>
                                <w:lang w:eastAsia="de-DE" w:bidi="en-US"/>
                              </w:rPr>
                              <w:t xml:space="preserve"> (</w:t>
                            </w:r>
                            <w:proofErr w:type="spellStart"/>
                            <w:r w:rsidRPr="00ED474D">
                              <w:rPr>
                                <w:rFonts w:ascii="Palatino Linotype" w:hAnsi="Palatino Linotype"/>
                                <w:snapToGrid w:val="0"/>
                                <w:color w:val="000000"/>
                                <w:w w:val="97"/>
                                <w:szCs w:val="22"/>
                                <w:lang w:eastAsia="de-DE" w:bidi="en-US"/>
                              </w:rPr>
                              <w:t>Bdist</w:t>
                            </w:r>
                            <w:proofErr w:type="spellEnd"/>
                            <w:r w:rsidRPr="00ED474D">
                              <w:rPr>
                                <w:rFonts w:ascii="Palatino Linotype" w:hAnsi="Palatino Linotype"/>
                                <w:snapToGrid w:val="0"/>
                                <w:color w:val="000000"/>
                                <w:w w:val="97"/>
                                <w:szCs w:val="22"/>
                                <w:lang w:eastAsia="de-DE" w:bidi="en-US"/>
                              </w:rPr>
                              <w:t>)</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1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Calculate </w:t>
                            </w:r>
                            <w:bookmarkStart w:id="85" w:name="OLE_LINK183"/>
                            <w:bookmarkStart w:id="86" w:name="OLE_LINK184"/>
                            <w:r w:rsidRPr="00ED474D">
                              <w:rPr>
                                <w:rFonts w:ascii="Palatino Linotype" w:hAnsi="Palatino Linotype"/>
                                <w:snapToGrid w:val="0"/>
                                <w:color w:val="000000"/>
                                <w:w w:val="97"/>
                                <w:szCs w:val="22"/>
                                <w:lang w:eastAsia="de-DE" w:bidi="en-US"/>
                              </w:rPr>
                              <w:t xml:space="preserve">end-to-end loss ratio </w:t>
                            </w:r>
                            <w:bookmarkEnd w:id="85"/>
                            <w:bookmarkEnd w:id="86"/>
                            <w:r w:rsidRPr="00ED474D">
                              <w:rPr>
                                <w:rFonts w:ascii="Palatino Linotype" w:hAnsi="Palatino Linotype"/>
                                <w:snapToGrid w:val="0"/>
                                <w:color w:val="000000"/>
                                <w:w w:val="97"/>
                                <w:szCs w:val="22"/>
                                <w:lang w:eastAsia="de-DE" w:bidi="en-US"/>
                              </w:rPr>
                              <w:t>by using Equation (1)</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2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bookmarkStart w:id="87" w:name="OLE_LINK185"/>
                            <w:bookmarkStart w:id="88" w:name="OLE_LINK186"/>
                            <w:r w:rsidRPr="00ED474D">
                              <w:rPr>
                                <w:rFonts w:ascii="Palatino Linotype" w:hAnsi="Palatino Linotype"/>
                                <w:snapToGrid w:val="0"/>
                                <w:color w:val="000000"/>
                                <w:w w:val="97"/>
                                <w:szCs w:val="22"/>
                                <w:lang w:eastAsia="de-DE" w:bidi="en-US"/>
                              </w:rPr>
                              <w:t xml:space="preserve">Calculate </w:t>
                            </w:r>
                            <w:proofErr w:type="spellStart"/>
                            <w:r>
                              <w:rPr>
                                <w:rFonts w:ascii="Palatino Linotype" w:hAnsi="Palatino Linotype"/>
                                <w:snapToGrid w:val="0"/>
                                <w:color w:val="000000"/>
                                <w:w w:val="97"/>
                                <w:szCs w:val="22"/>
                                <w:lang w:eastAsia="de-DE" w:bidi="en-US"/>
                              </w:rPr>
                              <w:t>N</w:t>
                            </w:r>
                            <w:r w:rsidRPr="0037679A">
                              <w:rPr>
                                <w:rFonts w:ascii="Palatino Linotype" w:hAnsi="Palatino Linotype"/>
                                <w:snapToGrid w:val="0"/>
                                <w:color w:val="000000"/>
                                <w:w w:val="97"/>
                                <w:sz w:val="16"/>
                                <w:szCs w:val="18"/>
                                <w:lang w:eastAsia="de-DE" w:bidi="en-US"/>
                              </w:rPr>
                              <w:t>loss_threshold</w:t>
                            </w:r>
                            <w:proofErr w:type="spellEnd"/>
                            <w:r w:rsidRPr="00ED474D">
                              <w:rPr>
                                <w:rFonts w:ascii="Palatino Linotype" w:hAnsi="Palatino Linotype"/>
                                <w:snapToGrid w:val="0"/>
                                <w:color w:val="000000"/>
                                <w:w w:val="97"/>
                                <w:szCs w:val="22"/>
                                <w:lang w:eastAsia="de-DE" w:bidi="en-US"/>
                              </w:rPr>
                              <w:t xml:space="preserve"> by using Equation (2)</w:t>
                            </w:r>
                            <w:bookmarkEnd w:id="87"/>
                            <w:bookmarkEnd w:id="88"/>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3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Initialize the </w:t>
                            </w:r>
                            <w:proofErr w:type="spellStart"/>
                            <w:r>
                              <w:rPr>
                                <w:rFonts w:ascii="Palatino Linotype" w:hAnsi="Palatino Linotype"/>
                                <w:snapToGrid w:val="0"/>
                                <w:color w:val="000000"/>
                                <w:w w:val="97"/>
                                <w:szCs w:val="22"/>
                                <w:lang w:eastAsia="de-DE" w:bidi="en-US"/>
                              </w:rPr>
                              <w:t>N</w:t>
                            </w:r>
                            <w:r w:rsidRPr="0037679A">
                              <w:rPr>
                                <w:rFonts w:ascii="Palatino Linotype" w:hAnsi="Palatino Linotype"/>
                                <w:snapToGrid w:val="0"/>
                                <w:color w:val="000000"/>
                                <w:w w:val="97"/>
                                <w:sz w:val="16"/>
                                <w:szCs w:val="18"/>
                                <w:lang w:eastAsia="de-DE" w:bidi="en-US"/>
                              </w:rPr>
                              <w:t>current_loss</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Bmax</w:t>
                            </w:r>
                            <w:proofErr w:type="spellEnd"/>
                            <w:r>
                              <w:rPr>
                                <w:rFonts w:ascii="Palatino Linotype" w:hAnsi="Palatino Linotype"/>
                                <w:snapToGrid w:val="0"/>
                                <w:color w:val="000000"/>
                                <w:w w:val="97"/>
                                <w:szCs w:val="22"/>
                                <w:lang w:eastAsia="de-DE" w:bidi="en-US"/>
                              </w:rPr>
                              <w:t>*BDL[</w:t>
                            </w:r>
                            <w:proofErr w:type="spellStart"/>
                            <w:r>
                              <w:rPr>
                                <w:rFonts w:ascii="Palatino Linotype" w:hAnsi="Palatino Linotype"/>
                                <w:snapToGrid w:val="0"/>
                                <w:color w:val="000000"/>
                                <w:w w:val="97"/>
                                <w:szCs w:val="22"/>
                                <w:lang w:eastAsia="de-DE" w:bidi="en-US"/>
                              </w:rPr>
                              <w:t>Bmax</w:t>
                            </w:r>
                            <w:proofErr w:type="spellEnd"/>
                            <w:r>
                              <w:rPr>
                                <w:rFonts w:ascii="Palatino Linotype" w:hAnsi="Palatino Linotype"/>
                                <w:snapToGrid w:val="0"/>
                                <w:color w:val="000000"/>
                                <w:w w:val="97"/>
                                <w:szCs w:val="22"/>
                                <w:lang w:eastAsia="de-DE" w:bidi="en-US"/>
                              </w:rPr>
                              <w:t>]</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4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For loop in BDL from</w:t>
                            </w:r>
                            <w:r>
                              <w:rPr>
                                <w:rFonts w:ascii="Palatino Linotype" w:hAnsi="Palatino Linotype"/>
                                <w:snapToGrid w:val="0"/>
                                <w:color w:val="000000"/>
                                <w:w w:val="97"/>
                                <w:szCs w:val="22"/>
                                <w:lang w:eastAsia="de-DE" w:bidi="en-US"/>
                              </w:rPr>
                              <w:t xml:space="preserve"> </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 xml:space="preserve"> </w:t>
                            </w:r>
                            <w:proofErr w:type="spellStart"/>
                            <w:r w:rsidRPr="00ED474D">
                              <w:rPr>
                                <w:rFonts w:ascii="Palatino Linotype" w:hAnsi="Palatino Linotype"/>
                                <w:snapToGrid w:val="0"/>
                                <w:color w:val="000000"/>
                                <w:w w:val="97"/>
                                <w:szCs w:val="22"/>
                                <w:lang w:eastAsia="de-DE" w:bidi="en-US"/>
                              </w:rPr>
                              <w:t>Bmax</w:t>
                            </w:r>
                            <w:proofErr w:type="spellEnd"/>
                            <w:r w:rsidRPr="00ED474D">
                              <w:rPr>
                                <w:rFonts w:ascii="Palatino Linotype" w:hAnsi="Palatino Linotype"/>
                                <w:snapToGrid w:val="0"/>
                                <w:color w:val="000000"/>
                                <w:w w:val="97"/>
                                <w:szCs w:val="22"/>
                                <w:lang w:eastAsia="de-DE" w:bidi="en-US"/>
                              </w:rPr>
                              <w:t xml:space="preserve"> to 0</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5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If</w:t>
                            </w:r>
                            <w:r>
                              <w:rPr>
                                <w:rFonts w:ascii="Palatino Linotype" w:hAnsi="Palatino Linotype"/>
                                <w:snapToGrid w:val="0"/>
                                <w:color w:val="000000"/>
                                <w:w w:val="97"/>
                                <w:szCs w:val="22"/>
                                <w:lang w:eastAsia="de-DE" w:bidi="en-US"/>
                              </w:rPr>
                              <w:t>(</w:t>
                            </w:r>
                            <w:proofErr w:type="spellStart"/>
                            <w:r>
                              <w:rPr>
                                <w:rFonts w:ascii="Palatino Linotype" w:hAnsi="Palatino Linotype"/>
                                <w:snapToGrid w:val="0"/>
                                <w:color w:val="000000"/>
                                <w:w w:val="97"/>
                                <w:szCs w:val="22"/>
                                <w:lang w:eastAsia="de-DE" w:bidi="en-US"/>
                              </w:rPr>
                              <w:t>N</w:t>
                            </w:r>
                            <w:r w:rsidRPr="0037679A">
                              <w:rPr>
                                <w:rFonts w:ascii="Palatino Linotype" w:hAnsi="Palatino Linotype"/>
                                <w:snapToGrid w:val="0"/>
                                <w:color w:val="000000"/>
                                <w:w w:val="97"/>
                                <w:sz w:val="16"/>
                                <w:szCs w:val="18"/>
                                <w:lang w:eastAsia="de-DE" w:bidi="en-US"/>
                              </w:rPr>
                              <w:t>current_loss</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N</w:t>
                            </w:r>
                            <w:r w:rsidRPr="0037679A">
                              <w:rPr>
                                <w:rFonts w:ascii="Palatino Linotype" w:hAnsi="Palatino Linotype"/>
                                <w:snapToGrid w:val="0"/>
                                <w:color w:val="000000"/>
                                <w:w w:val="97"/>
                                <w:sz w:val="16"/>
                                <w:szCs w:val="18"/>
                                <w:lang w:eastAsia="de-DE" w:bidi="en-US"/>
                              </w:rPr>
                              <w:t>loss_threshold</w:t>
                            </w:r>
                            <w:proofErr w:type="spellEnd"/>
                            <w:r>
                              <w:rPr>
                                <w:rFonts w:ascii="Palatino Linotype" w:hAnsi="Palatino Linotype"/>
                                <w:snapToGrid w:val="0"/>
                                <w:color w:val="000000"/>
                                <w:w w:val="97"/>
                                <w:szCs w:val="22"/>
                                <w:lang w:eastAsia="de-DE" w:bidi="en-US"/>
                              </w:rPr>
                              <w:t>)</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6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proofErr w:type="spellStart"/>
                            <w:r>
                              <w:rPr>
                                <w:rFonts w:ascii="Palatino Linotype" w:hAnsi="Palatino Linotype"/>
                                <w:snapToGrid w:val="0"/>
                                <w:color w:val="000000"/>
                                <w:w w:val="97"/>
                                <w:szCs w:val="22"/>
                                <w:lang w:eastAsia="de-DE" w:bidi="en-US"/>
                              </w:rPr>
                              <w:t>N</w:t>
                            </w:r>
                            <w:r w:rsidRPr="0037679A">
                              <w:rPr>
                                <w:rFonts w:ascii="Palatino Linotype" w:hAnsi="Palatino Linotype"/>
                                <w:snapToGrid w:val="0"/>
                                <w:color w:val="000000"/>
                                <w:w w:val="97"/>
                                <w:sz w:val="16"/>
                                <w:szCs w:val="18"/>
                                <w:lang w:eastAsia="de-DE" w:bidi="en-US"/>
                              </w:rPr>
                              <w:t>current_loss</w:t>
                            </w:r>
                            <w:proofErr w:type="spellEnd"/>
                            <w:r>
                              <w:rPr>
                                <w:rFonts w:ascii="Palatino Linotype" w:hAnsi="Palatino Linotype"/>
                                <w:snapToGrid w:val="0"/>
                                <w:color w:val="000000"/>
                                <w:w w:val="97"/>
                                <w:szCs w:val="22"/>
                                <w:lang w:eastAsia="de-DE" w:bidi="en-US"/>
                              </w:rPr>
                              <w:t xml:space="preserve"> += i * BDL[i];</w:t>
                            </w:r>
                          </w:p>
                          <w:p w:rsidR="00D73891" w:rsidRPr="00ED474D" w:rsidRDefault="00D73891" w:rsidP="00ED474D">
                            <w:pPr>
                              <w:ind w:firstLine="0"/>
                              <w:rPr>
                                <w:rFonts w:ascii="Palatino Linotype" w:hAnsi="Palatino Linotype"/>
                                <w:snapToGrid w:val="0"/>
                                <w:color w:val="000000"/>
                                <w:w w:val="97"/>
                                <w:szCs w:val="22"/>
                                <w:lang w:eastAsia="de-DE" w:bidi="en-US"/>
                              </w:rPr>
                            </w:pPr>
                            <w:r>
                              <w:rPr>
                                <w:rFonts w:ascii="Palatino Linotype" w:hAnsi="Palatino Linotype"/>
                                <w:snapToGrid w:val="0"/>
                                <w:color w:val="000000"/>
                                <w:w w:val="97"/>
                                <w:szCs w:val="22"/>
                                <w:lang w:eastAsia="de-DE" w:bidi="en-US"/>
                              </w:rPr>
                              <w:t>7</w:t>
                            </w:r>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Else</w:t>
                            </w:r>
                          </w:p>
                          <w:p w:rsidR="00D73891" w:rsidRDefault="00D73891" w:rsidP="00ED474D">
                            <w:pPr>
                              <w:ind w:firstLine="0"/>
                              <w:rPr>
                                <w:rFonts w:ascii="Palatino Linotype" w:hAnsi="Palatino Linotype"/>
                                <w:snapToGrid w:val="0"/>
                                <w:color w:val="000000"/>
                                <w:w w:val="97"/>
                                <w:szCs w:val="22"/>
                                <w:lang w:eastAsia="de-DE" w:bidi="en-US"/>
                              </w:rPr>
                            </w:pPr>
                            <w:r>
                              <w:rPr>
                                <w:rFonts w:ascii="Palatino Linotype" w:hAnsi="Palatino Linotype"/>
                                <w:snapToGrid w:val="0"/>
                                <w:color w:val="000000"/>
                                <w:w w:val="97"/>
                                <w:szCs w:val="22"/>
                                <w:lang w:eastAsia="de-DE" w:bidi="en-US"/>
                              </w:rPr>
                              <w:t>8</w:t>
                            </w:r>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proofErr w:type="spellStart"/>
                            <w:r>
                              <w:rPr>
                                <w:rFonts w:ascii="Palatino Linotype" w:hAnsi="Palatino Linotype"/>
                                <w:snapToGrid w:val="0"/>
                                <w:color w:val="000000"/>
                                <w:w w:val="97"/>
                                <w:szCs w:val="22"/>
                                <w:lang w:eastAsia="de-DE" w:bidi="en-US"/>
                              </w:rPr>
                              <w:t>Bdist</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 xml:space="preserve"> + 1;</w:t>
                            </w:r>
                          </w:p>
                          <w:p w:rsidR="00D73891" w:rsidRPr="00ED474D" w:rsidRDefault="00D73891" w:rsidP="00ED474D">
                            <w:pPr>
                              <w:ind w:firstLine="0"/>
                              <w:rPr>
                                <w:rFonts w:ascii="Palatino Linotype" w:hAnsi="Palatino Linotype"/>
                                <w:snapToGrid w:val="0"/>
                                <w:color w:val="000000"/>
                                <w:w w:val="97"/>
                                <w:szCs w:val="22"/>
                                <w:lang w:eastAsia="de-DE" w:bidi="en-US"/>
                              </w:rPr>
                            </w:pPr>
                            <w:r>
                              <w:rPr>
                                <w:rFonts w:ascii="Palatino Linotype" w:hAnsi="Palatino Linotype"/>
                                <w:snapToGrid w:val="0"/>
                                <w:color w:val="000000"/>
                                <w:w w:val="97"/>
                                <w:szCs w:val="22"/>
                                <w:lang w:eastAsia="de-DE" w:bidi="en-US"/>
                              </w:rPr>
                              <w:t xml:space="preserve">9        </w:t>
                            </w:r>
                            <w:proofErr w:type="gramStart"/>
                            <w:r>
                              <w:rPr>
                                <w:rFonts w:ascii="Palatino Linotype" w:hAnsi="Palatino Linotype"/>
                                <w:snapToGrid w:val="0"/>
                                <w:color w:val="000000"/>
                                <w:w w:val="97"/>
                                <w:szCs w:val="22"/>
                                <w:lang w:eastAsia="de-DE" w:bidi="en-US"/>
                              </w:rPr>
                              <w:t xml:space="preserve">  :</w:t>
                            </w:r>
                            <w:proofErr w:type="gramEnd"/>
                            <w:r>
                              <w:rPr>
                                <w:rFonts w:ascii="Palatino Linotype" w:hAnsi="Palatino Linotype"/>
                                <w:snapToGrid w:val="0"/>
                                <w:color w:val="000000"/>
                                <w:w w:val="97"/>
                                <w:szCs w:val="22"/>
                                <w:lang w:eastAsia="de-DE" w:bidi="en-US"/>
                              </w:rPr>
                              <w:t xml:space="preserve">              Break;</w:t>
                            </w:r>
                          </w:p>
                          <w:p w:rsidR="00D73891" w:rsidRPr="00ED474D" w:rsidRDefault="00D73891" w:rsidP="00ED474D">
                            <w:pPr>
                              <w:ind w:firstLine="0"/>
                              <w:rPr>
                                <w:rFonts w:ascii="Palatino Linotype" w:hAnsi="Palatino Linotype"/>
                                <w:snapToGrid w:val="0"/>
                                <w:color w:val="000000"/>
                                <w:w w:val="97"/>
                                <w:szCs w:val="22"/>
                                <w:lang w:eastAsia="de-DE" w:bidi="en-US"/>
                              </w:rPr>
                            </w:pPr>
                            <w:r>
                              <w:rPr>
                                <w:rFonts w:ascii="Palatino Linotype" w:hAnsi="Palatino Linotype"/>
                                <w:snapToGrid w:val="0"/>
                                <w:color w:val="000000"/>
                                <w:w w:val="97"/>
                                <w:szCs w:val="22"/>
                                <w:lang w:eastAsia="de-DE" w:bidi="en-US"/>
                              </w:rPr>
                              <w:t>10</w:t>
                            </w:r>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End if</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w:t>
                            </w:r>
                            <w:r>
                              <w:rPr>
                                <w:rFonts w:ascii="Palatino Linotype" w:hAnsi="Palatino Linotype"/>
                                <w:snapToGrid w:val="0"/>
                                <w:color w:val="000000"/>
                                <w:w w:val="97"/>
                                <w:szCs w:val="22"/>
                                <w:lang w:eastAsia="de-DE" w:bidi="en-US"/>
                              </w:rPr>
                              <w:t>1</w:t>
                            </w:r>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End for</w:t>
                            </w:r>
                          </w:p>
                          <w:p w:rsidR="00D73891" w:rsidRPr="005110E2" w:rsidRDefault="00D73891" w:rsidP="009D575F">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w:t>
                            </w:r>
                            <w:r>
                              <w:rPr>
                                <w:rFonts w:ascii="Palatino Linotype" w:hAnsi="Palatino Linotype"/>
                                <w:snapToGrid w:val="0"/>
                                <w:color w:val="000000"/>
                                <w:w w:val="97"/>
                                <w:szCs w:val="22"/>
                                <w:lang w:eastAsia="de-DE" w:bidi="en-US"/>
                              </w:rPr>
                              <w:t>2</w:t>
                            </w:r>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Return </w:t>
                            </w:r>
                            <w:proofErr w:type="spellStart"/>
                            <w:r w:rsidRPr="00ED474D">
                              <w:rPr>
                                <w:rFonts w:ascii="Palatino Linotype" w:hAnsi="Palatino Linotype"/>
                                <w:snapToGrid w:val="0"/>
                                <w:color w:val="000000"/>
                                <w:w w:val="97"/>
                                <w:szCs w:val="22"/>
                                <w:lang w:eastAsia="de-DE" w:bidi="en-US"/>
                              </w:rPr>
                              <w:t>Bdist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90pt;margin-top:64.35pt;width:441.2pt;height:270.1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">
                <v:textbox>
                  <w:txbxContent>
                    <w:p w:rsidR="00D73891" w:rsidRPr="00ED474D" w:rsidRDefault="00D73891" w:rsidP="00ED474D">
                      <w:pPr>
                        <w:ind w:firstLine="0"/>
                        <w:rPr>
                          <w:rFonts w:ascii="Palatino Linotype" w:hAnsi="Palatino Linotype"/>
                          <w:b/>
                          <w:bCs/>
                          <w:snapToGrid w:val="0"/>
                          <w:color w:val="000000"/>
                          <w:w w:val="97"/>
                          <w:szCs w:val="22"/>
                          <w:lang w:eastAsia="de-DE" w:bidi="en-US"/>
                        </w:rPr>
                      </w:pPr>
                      <w:r w:rsidRPr="00ED474D">
                        <w:rPr>
                          <w:rFonts w:ascii="Palatino Linotype" w:hAnsi="Palatino Linotype"/>
                          <w:b/>
                          <w:bCs/>
                          <w:snapToGrid w:val="0"/>
                          <w:color w:val="000000"/>
                          <w:w w:val="97"/>
                          <w:szCs w:val="22"/>
                          <w:lang w:eastAsia="de-DE" w:bidi="en-US"/>
                        </w:rPr>
                        <w:t>Algorithm 2: Calculate Burstiness Distribution Metric</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Input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Ascending sorted </w:t>
                      </w:r>
                      <w:r>
                        <w:rPr>
                          <w:rFonts w:ascii="Palatino Linotype" w:hAnsi="Palatino Linotype"/>
                          <w:snapToGrid w:val="0"/>
                          <w:color w:val="000000"/>
                          <w:w w:val="97"/>
                          <w:szCs w:val="22"/>
                          <w:lang w:eastAsia="de-DE" w:bidi="en-US"/>
                        </w:rPr>
                        <w:t xml:space="preserve">burstiness distribution list </w:t>
                      </w:r>
                      <w:r w:rsidRPr="00ED474D">
                        <w:rPr>
                          <w:rFonts w:ascii="Palatino Linotype" w:hAnsi="Palatino Linotype"/>
                          <w:snapToGrid w:val="0"/>
                          <w:color w:val="000000"/>
                          <w:w w:val="97"/>
                          <w:szCs w:val="22"/>
                          <w:lang w:eastAsia="de-DE" w:bidi="en-US"/>
                        </w:rPr>
                        <w:t>(BDL)</w:t>
                      </w:r>
                      <w:r>
                        <w:rPr>
                          <w:rFonts w:ascii="Palatino Linotype" w:hAnsi="Palatino Linotype"/>
                          <w:snapToGrid w:val="0"/>
                          <w:color w:val="000000"/>
                          <w:w w:val="97"/>
                          <w:szCs w:val="22"/>
                          <w:lang w:eastAsia="de-DE" w:bidi="en-US"/>
                        </w:rPr>
                        <w:t>,</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number of probes (</w:t>
                      </w:r>
                      <w:proofErr w:type="spellStart"/>
                      <w:r w:rsidRPr="00ED474D">
                        <w:rPr>
                          <w:rFonts w:ascii="Palatino Linotype" w:hAnsi="Palatino Linotype"/>
                          <w:snapToGrid w:val="0"/>
                          <w:color w:val="000000"/>
                          <w:w w:val="97"/>
                          <w:szCs w:val="22"/>
                          <w:lang w:eastAsia="de-DE" w:bidi="en-US"/>
                        </w:rPr>
                        <w:t>Nprobes</w:t>
                      </w:r>
                      <w:proofErr w:type="spellEnd"/>
                      <w:r w:rsidRPr="00ED474D">
                        <w:rPr>
                          <w:rFonts w:ascii="Palatino Linotype" w:hAnsi="Palatino Linotype"/>
                          <w:snapToGrid w:val="0"/>
                          <w:color w:val="000000"/>
                          <w:w w:val="97"/>
                          <w:szCs w:val="22"/>
                          <w:lang w:eastAsia="de-DE" w:bidi="en-US"/>
                        </w:rPr>
                        <w:t>), target PRR (</w:t>
                      </w:r>
                      <w:proofErr w:type="spellStart"/>
                      <w:r w:rsidRPr="00ED474D">
                        <w:rPr>
                          <w:rFonts w:ascii="Palatino Linotype" w:hAnsi="Palatino Linotype"/>
                          <w:snapToGrid w:val="0"/>
                          <w:color w:val="000000"/>
                          <w:w w:val="97"/>
                          <w:szCs w:val="22"/>
                          <w:lang w:eastAsia="de-DE" w:bidi="en-US"/>
                        </w:rPr>
                        <w:t>PRRtarget</w:t>
                      </w:r>
                      <w:proofErr w:type="spellEnd"/>
                      <w:r w:rsidRPr="00ED474D">
                        <w:rPr>
                          <w:rFonts w:ascii="Palatino Linotype" w:hAnsi="Palatino Linotype"/>
                          <w:snapToGrid w:val="0"/>
                          <w:color w:val="000000"/>
                          <w:w w:val="97"/>
                          <w:szCs w:val="22"/>
                          <w:lang w:eastAsia="de-DE" w:bidi="en-US"/>
                        </w:rPr>
                        <w:t>), hop count (h)</w:t>
                      </w:r>
                    </w:p>
                    <w:p w:rsidR="00D73891" w:rsidRPr="00ED474D" w:rsidRDefault="00D73891" w:rsidP="00ED474D">
                      <w:pPr>
                        <w:ind w:firstLine="0"/>
                        <w:rPr>
                          <w:rFonts w:ascii="Palatino Linotype" w:hAnsi="Palatino Linotype"/>
                          <w:snapToGrid w:val="0"/>
                          <w:color w:val="000000"/>
                          <w:w w:val="97"/>
                          <w:szCs w:val="22"/>
                          <w:lang w:eastAsia="de-DE" w:bidi="en-US"/>
                        </w:rPr>
                      </w:pPr>
                      <w:proofErr w:type="gramStart"/>
                      <w:r w:rsidRPr="00ED474D">
                        <w:rPr>
                          <w:rFonts w:ascii="Palatino Linotype" w:hAnsi="Palatino Linotype"/>
                          <w:snapToGrid w:val="0"/>
                          <w:color w:val="000000"/>
                          <w:w w:val="97"/>
                          <w:szCs w:val="22"/>
                          <w:lang w:eastAsia="de-DE" w:bidi="en-US"/>
                        </w:rPr>
                        <w:t>Output :</w:t>
                      </w:r>
                      <w:proofErr w:type="gramEnd"/>
                      <w:r w:rsidRPr="00ED474D">
                        <w:rPr>
                          <w:rFonts w:ascii="Palatino Linotype" w:hAnsi="Palatino Linotype"/>
                          <w:snapToGrid w:val="0"/>
                          <w:color w:val="000000"/>
                          <w:w w:val="97"/>
                          <w:szCs w:val="22"/>
                          <w:lang w:eastAsia="de-DE" w:bidi="en-US"/>
                        </w:rPr>
                        <w:t xml:space="preserve">  Burstiness </w:t>
                      </w:r>
                      <w:r>
                        <w:rPr>
                          <w:rFonts w:ascii="Palatino Linotype" w:hAnsi="Palatino Linotype"/>
                          <w:snapToGrid w:val="0"/>
                          <w:color w:val="000000"/>
                          <w:w w:val="97"/>
                          <w:szCs w:val="22"/>
                          <w:lang w:eastAsia="de-DE" w:bidi="en-US"/>
                        </w:rPr>
                        <w:t>distribution</w:t>
                      </w:r>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metric</w:t>
                      </w:r>
                      <w:r w:rsidRPr="00ED474D">
                        <w:rPr>
                          <w:rFonts w:ascii="Palatino Linotype" w:hAnsi="Palatino Linotype"/>
                          <w:snapToGrid w:val="0"/>
                          <w:color w:val="000000"/>
                          <w:w w:val="97"/>
                          <w:szCs w:val="22"/>
                          <w:lang w:eastAsia="de-DE" w:bidi="en-US"/>
                        </w:rPr>
                        <w:t xml:space="preserve"> (</w:t>
                      </w:r>
                      <w:proofErr w:type="spellStart"/>
                      <w:r w:rsidRPr="00ED474D">
                        <w:rPr>
                          <w:rFonts w:ascii="Palatino Linotype" w:hAnsi="Palatino Linotype"/>
                          <w:snapToGrid w:val="0"/>
                          <w:color w:val="000000"/>
                          <w:w w:val="97"/>
                          <w:szCs w:val="22"/>
                          <w:lang w:eastAsia="de-DE" w:bidi="en-US"/>
                        </w:rPr>
                        <w:t>Bdist</w:t>
                      </w:r>
                      <w:proofErr w:type="spellEnd"/>
                      <w:r w:rsidRPr="00ED474D">
                        <w:rPr>
                          <w:rFonts w:ascii="Palatino Linotype" w:hAnsi="Palatino Linotype"/>
                          <w:snapToGrid w:val="0"/>
                          <w:color w:val="000000"/>
                          <w:w w:val="97"/>
                          <w:szCs w:val="22"/>
                          <w:lang w:eastAsia="de-DE" w:bidi="en-US"/>
                        </w:rPr>
                        <w:t>)</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1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Calculate </w:t>
                      </w:r>
                      <w:bookmarkStart w:id="65" w:name="OLE_LINK183"/>
                      <w:bookmarkStart w:id="66" w:name="OLE_LINK184"/>
                      <w:r w:rsidRPr="00ED474D">
                        <w:rPr>
                          <w:rFonts w:ascii="Palatino Linotype" w:hAnsi="Palatino Linotype"/>
                          <w:snapToGrid w:val="0"/>
                          <w:color w:val="000000"/>
                          <w:w w:val="97"/>
                          <w:szCs w:val="22"/>
                          <w:lang w:eastAsia="de-DE" w:bidi="en-US"/>
                        </w:rPr>
                        <w:t xml:space="preserve">end-to-end loss ratio </w:t>
                      </w:r>
                      <w:bookmarkEnd w:id="65"/>
                      <w:bookmarkEnd w:id="66"/>
                      <w:r w:rsidRPr="00ED474D">
                        <w:rPr>
                          <w:rFonts w:ascii="Palatino Linotype" w:hAnsi="Palatino Linotype"/>
                          <w:snapToGrid w:val="0"/>
                          <w:color w:val="000000"/>
                          <w:w w:val="97"/>
                          <w:szCs w:val="22"/>
                          <w:lang w:eastAsia="de-DE" w:bidi="en-US"/>
                        </w:rPr>
                        <w:t>by using Equation (1)</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2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bookmarkStart w:id="67" w:name="OLE_LINK185"/>
                      <w:bookmarkStart w:id="68" w:name="OLE_LINK186"/>
                      <w:r w:rsidRPr="00ED474D">
                        <w:rPr>
                          <w:rFonts w:ascii="Palatino Linotype" w:hAnsi="Palatino Linotype"/>
                          <w:snapToGrid w:val="0"/>
                          <w:color w:val="000000"/>
                          <w:w w:val="97"/>
                          <w:szCs w:val="22"/>
                          <w:lang w:eastAsia="de-DE" w:bidi="en-US"/>
                        </w:rPr>
                        <w:t xml:space="preserve">Calculate </w:t>
                      </w:r>
                      <w:proofErr w:type="spellStart"/>
                      <w:r>
                        <w:rPr>
                          <w:rFonts w:ascii="Palatino Linotype" w:hAnsi="Palatino Linotype"/>
                          <w:snapToGrid w:val="0"/>
                          <w:color w:val="000000"/>
                          <w:w w:val="97"/>
                          <w:szCs w:val="22"/>
                          <w:lang w:eastAsia="de-DE" w:bidi="en-US"/>
                        </w:rPr>
                        <w:t>N</w:t>
                      </w:r>
                      <w:r w:rsidRPr="0037679A">
                        <w:rPr>
                          <w:rFonts w:ascii="Palatino Linotype" w:hAnsi="Palatino Linotype"/>
                          <w:snapToGrid w:val="0"/>
                          <w:color w:val="000000"/>
                          <w:w w:val="97"/>
                          <w:sz w:val="16"/>
                          <w:szCs w:val="18"/>
                          <w:lang w:eastAsia="de-DE" w:bidi="en-US"/>
                        </w:rPr>
                        <w:t>loss_threshold</w:t>
                      </w:r>
                      <w:proofErr w:type="spellEnd"/>
                      <w:r w:rsidRPr="00ED474D">
                        <w:rPr>
                          <w:rFonts w:ascii="Palatino Linotype" w:hAnsi="Palatino Linotype"/>
                          <w:snapToGrid w:val="0"/>
                          <w:color w:val="000000"/>
                          <w:w w:val="97"/>
                          <w:szCs w:val="22"/>
                          <w:lang w:eastAsia="de-DE" w:bidi="en-US"/>
                        </w:rPr>
                        <w:t xml:space="preserve"> by using Equation (2)</w:t>
                      </w:r>
                      <w:bookmarkEnd w:id="67"/>
                      <w:bookmarkEnd w:id="68"/>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3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Initialize the </w:t>
                      </w:r>
                      <w:proofErr w:type="spellStart"/>
                      <w:r>
                        <w:rPr>
                          <w:rFonts w:ascii="Palatino Linotype" w:hAnsi="Palatino Linotype"/>
                          <w:snapToGrid w:val="0"/>
                          <w:color w:val="000000"/>
                          <w:w w:val="97"/>
                          <w:szCs w:val="22"/>
                          <w:lang w:eastAsia="de-DE" w:bidi="en-US"/>
                        </w:rPr>
                        <w:t>N</w:t>
                      </w:r>
                      <w:r w:rsidRPr="0037679A">
                        <w:rPr>
                          <w:rFonts w:ascii="Palatino Linotype" w:hAnsi="Palatino Linotype"/>
                          <w:snapToGrid w:val="0"/>
                          <w:color w:val="000000"/>
                          <w:w w:val="97"/>
                          <w:sz w:val="16"/>
                          <w:szCs w:val="18"/>
                          <w:lang w:eastAsia="de-DE" w:bidi="en-US"/>
                        </w:rPr>
                        <w:t>current_loss</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Bmax</w:t>
                      </w:r>
                      <w:proofErr w:type="spellEnd"/>
                      <w:r>
                        <w:rPr>
                          <w:rFonts w:ascii="Palatino Linotype" w:hAnsi="Palatino Linotype"/>
                          <w:snapToGrid w:val="0"/>
                          <w:color w:val="000000"/>
                          <w:w w:val="97"/>
                          <w:szCs w:val="22"/>
                          <w:lang w:eastAsia="de-DE" w:bidi="en-US"/>
                        </w:rPr>
                        <w:t>*BDL[</w:t>
                      </w:r>
                      <w:proofErr w:type="spellStart"/>
                      <w:r>
                        <w:rPr>
                          <w:rFonts w:ascii="Palatino Linotype" w:hAnsi="Palatino Linotype"/>
                          <w:snapToGrid w:val="0"/>
                          <w:color w:val="000000"/>
                          <w:w w:val="97"/>
                          <w:szCs w:val="22"/>
                          <w:lang w:eastAsia="de-DE" w:bidi="en-US"/>
                        </w:rPr>
                        <w:t>Bmax</w:t>
                      </w:r>
                      <w:proofErr w:type="spellEnd"/>
                      <w:r>
                        <w:rPr>
                          <w:rFonts w:ascii="Palatino Linotype" w:hAnsi="Palatino Linotype"/>
                          <w:snapToGrid w:val="0"/>
                          <w:color w:val="000000"/>
                          <w:w w:val="97"/>
                          <w:szCs w:val="22"/>
                          <w:lang w:eastAsia="de-DE" w:bidi="en-US"/>
                        </w:rPr>
                        <w:t>]</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4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For loop in BDL from</w:t>
                      </w:r>
                      <w:r>
                        <w:rPr>
                          <w:rFonts w:ascii="Palatino Linotype" w:hAnsi="Palatino Linotype"/>
                          <w:snapToGrid w:val="0"/>
                          <w:color w:val="000000"/>
                          <w:w w:val="97"/>
                          <w:szCs w:val="22"/>
                          <w:lang w:eastAsia="de-DE" w:bidi="en-US"/>
                        </w:rPr>
                        <w:t xml:space="preserve"> </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 xml:space="preserve"> </w:t>
                      </w:r>
                      <w:proofErr w:type="spellStart"/>
                      <w:r w:rsidRPr="00ED474D">
                        <w:rPr>
                          <w:rFonts w:ascii="Palatino Linotype" w:hAnsi="Palatino Linotype"/>
                          <w:snapToGrid w:val="0"/>
                          <w:color w:val="000000"/>
                          <w:w w:val="97"/>
                          <w:szCs w:val="22"/>
                          <w:lang w:eastAsia="de-DE" w:bidi="en-US"/>
                        </w:rPr>
                        <w:t>Bmax</w:t>
                      </w:r>
                      <w:proofErr w:type="spellEnd"/>
                      <w:r w:rsidRPr="00ED474D">
                        <w:rPr>
                          <w:rFonts w:ascii="Palatino Linotype" w:hAnsi="Palatino Linotype"/>
                          <w:snapToGrid w:val="0"/>
                          <w:color w:val="000000"/>
                          <w:w w:val="97"/>
                          <w:szCs w:val="22"/>
                          <w:lang w:eastAsia="de-DE" w:bidi="en-US"/>
                        </w:rPr>
                        <w:t xml:space="preserve"> to 0</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5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If</w:t>
                      </w:r>
                      <w:r>
                        <w:rPr>
                          <w:rFonts w:ascii="Palatino Linotype" w:hAnsi="Palatino Linotype"/>
                          <w:snapToGrid w:val="0"/>
                          <w:color w:val="000000"/>
                          <w:w w:val="97"/>
                          <w:szCs w:val="22"/>
                          <w:lang w:eastAsia="de-DE" w:bidi="en-US"/>
                        </w:rPr>
                        <w:t>(</w:t>
                      </w:r>
                      <w:proofErr w:type="spellStart"/>
                      <w:r>
                        <w:rPr>
                          <w:rFonts w:ascii="Palatino Linotype" w:hAnsi="Palatino Linotype"/>
                          <w:snapToGrid w:val="0"/>
                          <w:color w:val="000000"/>
                          <w:w w:val="97"/>
                          <w:szCs w:val="22"/>
                          <w:lang w:eastAsia="de-DE" w:bidi="en-US"/>
                        </w:rPr>
                        <w:t>N</w:t>
                      </w:r>
                      <w:r w:rsidRPr="0037679A">
                        <w:rPr>
                          <w:rFonts w:ascii="Palatino Linotype" w:hAnsi="Palatino Linotype"/>
                          <w:snapToGrid w:val="0"/>
                          <w:color w:val="000000"/>
                          <w:w w:val="97"/>
                          <w:sz w:val="16"/>
                          <w:szCs w:val="18"/>
                          <w:lang w:eastAsia="de-DE" w:bidi="en-US"/>
                        </w:rPr>
                        <w:t>current_loss</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N</w:t>
                      </w:r>
                      <w:r w:rsidRPr="0037679A">
                        <w:rPr>
                          <w:rFonts w:ascii="Palatino Linotype" w:hAnsi="Palatino Linotype"/>
                          <w:snapToGrid w:val="0"/>
                          <w:color w:val="000000"/>
                          <w:w w:val="97"/>
                          <w:sz w:val="16"/>
                          <w:szCs w:val="18"/>
                          <w:lang w:eastAsia="de-DE" w:bidi="en-US"/>
                        </w:rPr>
                        <w:t>loss_threshold</w:t>
                      </w:r>
                      <w:proofErr w:type="spellEnd"/>
                      <w:r>
                        <w:rPr>
                          <w:rFonts w:ascii="Palatino Linotype" w:hAnsi="Palatino Linotype"/>
                          <w:snapToGrid w:val="0"/>
                          <w:color w:val="000000"/>
                          <w:w w:val="97"/>
                          <w:szCs w:val="22"/>
                          <w:lang w:eastAsia="de-DE" w:bidi="en-US"/>
                        </w:rPr>
                        <w:t>)</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6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proofErr w:type="spellStart"/>
                      <w:r>
                        <w:rPr>
                          <w:rFonts w:ascii="Palatino Linotype" w:hAnsi="Palatino Linotype"/>
                          <w:snapToGrid w:val="0"/>
                          <w:color w:val="000000"/>
                          <w:w w:val="97"/>
                          <w:szCs w:val="22"/>
                          <w:lang w:eastAsia="de-DE" w:bidi="en-US"/>
                        </w:rPr>
                        <w:t>N</w:t>
                      </w:r>
                      <w:r w:rsidRPr="0037679A">
                        <w:rPr>
                          <w:rFonts w:ascii="Palatino Linotype" w:hAnsi="Palatino Linotype"/>
                          <w:snapToGrid w:val="0"/>
                          <w:color w:val="000000"/>
                          <w:w w:val="97"/>
                          <w:sz w:val="16"/>
                          <w:szCs w:val="18"/>
                          <w:lang w:eastAsia="de-DE" w:bidi="en-US"/>
                        </w:rPr>
                        <w:t>current_loss</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 xml:space="preserve"> * BDL[</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w:t>
                      </w:r>
                    </w:p>
                    <w:p w:rsidR="00D73891" w:rsidRPr="00ED474D" w:rsidRDefault="00D73891" w:rsidP="00ED474D">
                      <w:pPr>
                        <w:ind w:firstLine="0"/>
                        <w:rPr>
                          <w:rFonts w:ascii="Palatino Linotype" w:hAnsi="Palatino Linotype"/>
                          <w:snapToGrid w:val="0"/>
                          <w:color w:val="000000"/>
                          <w:w w:val="97"/>
                          <w:szCs w:val="22"/>
                          <w:lang w:eastAsia="de-DE" w:bidi="en-US"/>
                        </w:rPr>
                      </w:pPr>
                      <w:r>
                        <w:rPr>
                          <w:rFonts w:ascii="Palatino Linotype" w:hAnsi="Palatino Linotype"/>
                          <w:snapToGrid w:val="0"/>
                          <w:color w:val="000000"/>
                          <w:w w:val="97"/>
                          <w:szCs w:val="22"/>
                          <w:lang w:eastAsia="de-DE" w:bidi="en-US"/>
                        </w:rPr>
                        <w:t>7</w:t>
                      </w:r>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Else</w:t>
                      </w:r>
                    </w:p>
                    <w:p w:rsidR="00D73891" w:rsidRDefault="00D73891" w:rsidP="00ED474D">
                      <w:pPr>
                        <w:ind w:firstLine="0"/>
                        <w:rPr>
                          <w:rFonts w:ascii="Palatino Linotype" w:hAnsi="Palatino Linotype"/>
                          <w:snapToGrid w:val="0"/>
                          <w:color w:val="000000"/>
                          <w:w w:val="97"/>
                          <w:szCs w:val="22"/>
                          <w:lang w:eastAsia="de-DE" w:bidi="en-US"/>
                        </w:rPr>
                      </w:pPr>
                      <w:r>
                        <w:rPr>
                          <w:rFonts w:ascii="Palatino Linotype" w:hAnsi="Palatino Linotype"/>
                          <w:snapToGrid w:val="0"/>
                          <w:color w:val="000000"/>
                          <w:w w:val="97"/>
                          <w:szCs w:val="22"/>
                          <w:lang w:eastAsia="de-DE" w:bidi="en-US"/>
                        </w:rPr>
                        <w:t>8</w:t>
                      </w:r>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proofErr w:type="spellStart"/>
                      <w:r>
                        <w:rPr>
                          <w:rFonts w:ascii="Palatino Linotype" w:hAnsi="Palatino Linotype"/>
                          <w:snapToGrid w:val="0"/>
                          <w:color w:val="000000"/>
                          <w:w w:val="97"/>
                          <w:szCs w:val="22"/>
                          <w:lang w:eastAsia="de-DE" w:bidi="en-US"/>
                        </w:rPr>
                        <w:t>Bdist</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 xml:space="preserve"> + 1;</w:t>
                      </w:r>
                    </w:p>
                    <w:p w:rsidR="00D73891" w:rsidRPr="00ED474D" w:rsidRDefault="00D73891" w:rsidP="00ED474D">
                      <w:pPr>
                        <w:ind w:firstLine="0"/>
                        <w:rPr>
                          <w:rFonts w:ascii="Palatino Linotype" w:hAnsi="Palatino Linotype"/>
                          <w:snapToGrid w:val="0"/>
                          <w:color w:val="000000"/>
                          <w:w w:val="97"/>
                          <w:szCs w:val="22"/>
                          <w:lang w:eastAsia="de-DE" w:bidi="en-US"/>
                        </w:rPr>
                      </w:pPr>
                      <w:r>
                        <w:rPr>
                          <w:rFonts w:ascii="Palatino Linotype" w:hAnsi="Palatino Linotype"/>
                          <w:snapToGrid w:val="0"/>
                          <w:color w:val="000000"/>
                          <w:w w:val="97"/>
                          <w:szCs w:val="22"/>
                          <w:lang w:eastAsia="de-DE" w:bidi="en-US"/>
                        </w:rPr>
                        <w:t xml:space="preserve">9        </w:t>
                      </w:r>
                      <w:proofErr w:type="gramStart"/>
                      <w:r>
                        <w:rPr>
                          <w:rFonts w:ascii="Palatino Linotype" w:hAnsi="Palatino Linotype"/>
                          <w:snapToGrid w:val="0"/>
                          <w:color w:val="000000"/>
                          <w:w w:val="97"/>
                          <w:szCs w:val="22"/>
                          <w:lang w:eastAsia="de-DE" w:bidi="en-US"/>
                        </w:rPr>
                        <w:t xml:space="preserve">  :</w:t>
                      </w:r>
                      <w:proofErr w:type="gramEnd"/>
                      <w:r>
                        <w:rPr>
                          <w:rFonts w:ascii="Palatino Linotype" w:hAnsi="Palatino Linotype"/>
                          <w:snapToGrid w:val="0"/>
                          <w:color w:val="000000"/>
                          <w:w w:val="97"/>
                          <w:szCs w:val="22"/>
                          <w:lang w:eastAsia="de-DE" w:bidi="en-US"/>
                        </w:rPr>
                        <w:t xml:space="preserve">              Break;</w:t>
                      </w:r>
                    </w:p>
                    <w:p w:rsidR="00D73891" w:rsidRPr="00ED474D" w:rsidRDefault="00D73891" w:rsidP="00ED474D">
                      <w:pPr>
                        <w:ind w:firstLine="0"/>
                        <w:rPr>
                          <w:rFonts w:ascii="Palatino Linotype" w:hAnsi="Palatino Linotype"/>
                          <w:snapToGrid w:val="0"/>
                          <w:color w:val="000000"/>
                          <w:w w:val="97"/>
                          <w:szCs w:val="22"/>
                          <w:lang w:eastAsia="de-DE" w:bidi="en-US"/>
                        </w:rPr>
                      </w:pPr>
                      <w:r>
                        <w:rPr>
                          <w:rFonts w:ascii="Palatino Linotype" w:hAnsi="Palatino Linotype"/>
                          <w:snapToGrid w:val="0"/>
                          <w:color w:val="000000"/>
                          <w:w w:val="97"/>
                          <w:szCs w:val="22"/>
                          <w:lang w:eastAsia="de-DE" w:bidi="en-US"/>
                        </w:rPr>
                        <w:t>10</w:t>
                      </w:r>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End if</w:t>
                      </w:r>
                    </w:p>
                    <w:p w:rsidR="00D73891" w:rsidRPr="00ED474D" w:rsidRDefault="00D73891"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w:t>
                      </w:r>
                      <w:r>
                        <w:rPr>
                          <w:rFonts w:ascii="Palatino Linotype" w:hAnsi="Palatino Linotype"/>
                          <w:snapToGrid w:val="0"/>
                          <w:color w:val="000000"/>
                          <w:w w:val="97"/>
                          <w:szCs w:val="22"/>
                          <w:lang w:eastAsia="de-DE" w:bidi="en-US"/>
                        </w:rPr>
                        <w:t>1</w:t>
                      </w:r>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End for</w:t>
                      </w:r>
                    </w:p>
                    <w:p w:rsidR="00D73891" w:rsidRPr="005110E2" w:rsidRDefault="00D73891" w:rsidP="009D575F">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w:t>
                      </w:r>
                      <w:r>
                        <w:rPr>
                          <w:rFonts w:ascii="Palatino Linotype" w:hAnsi="Palatino Linotype"/>
                          <w:snapToGrid w:val="0"/>
                          <w:color w:val="000000"/>
                          <w:w w:val="97"/>
                          <w:szCs w:val="22"/>
                          <w:lang w:eastAsia="de-DE" w:bidi="en-US"/>
                        </w:rPr>
                        <w:t>2</w:t>
                      </w:r>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Return </w:t>
                      </w:r>
                      <w:proofErr w:type="spellStart"/>
                      <w:r w:rsidRPr="00ED474D">
                        <w:rPr>
                          <w:rFonts w:ascii="Palatino Linotype" w:hAnsi="Palatino Linotype"/>
                          <w:snapToGrid w:val="0"/>
                          <w:color w:val="000000"/>
                          <w:w w:val="97"/>
                          <w:szCs w:val="22"/>
                          <w:lang w:eastAsia="de-DE" w:bidi="en-US"/>
                        </w:rPr>
                        <w:t>Bdist</w:t>
                      </w:r>
                      <w:proofErr w:type="spellEnd"/>
                    </w:p>
                  </w:txbxContent>
                </v:textbox>
                <w10:wrap type="square" anchorx="margin"/>
              </v:shape>
            </w:pict>
          </mc:Fallback>
        </mc:AlternateContent>
      </w:r>
      <w:bookmarkStart w:id="89" w:name="OLE_LINK105"/>
      <w:r>
        <w:rPr>
          <w:w w:val="97"/>
        </w:rPr>
        <w:t>The</w:t>
      </w:r>
      <w:r w:rsidR="00957740">
        <w:rPr>
          <w:w w:val="97"/>
        </w:rPr>
        <w:t xml:space="preserve"> </w:t>
      </w:r>
      <w:r>
        <w:rPr>
          <w:w w:val="97"/>
        </w:rPr>
        <w:t>number of current packet los</w:t>
      </w:r>
      <w:r w:rsidR="0034362E">
        <w:rPr>
          <w:w w:val="97"/>
        </w:rPr>
        <w:t xml:space="preserve">s </w:t>
      </w:r>
      <w:r>
        <w:rPr>
          <w:w w:val="97"/>
        </w:rPr>
        <w:t xml:space="preserve">(denoted </w:t>
      </w:r>
      <w:proofErr w:type="spellStart"/>
      <w:r>
        <w:rPr>
          <w:w w:val="97"/>
        </w:rPr>
        <w:t>N</w:t>
      </w:r>
      <w:r w:rsidRPr="0037679A">
        <w:rPr>
          <w:w w:val="97"/>
          <w:sz w:val="16"/>
          <w:szCs w:val="18"/>
        </w:rPr>
        <w:t>current_loss</w:t>
      </w:r>
      <w:proofErr w:type="spellEnd"/>
      <w:r>
        <w:rPr>
          <w:w w:val="97"/>
        </w:rPr>
        <w:t>) is calculated by multiply pair of {</w:t>
      </w:r>
      <w:proofErr w:type="spellStart"/>
      <w:r>
        <w:rPr>
          <w:w w:val="97"/>
        </w:rPr>
        <w:t>burstiness_value</w:t>
      </w:r>
      <w:proofErr w:type="spellEnd"/>
      <w:r>
        <w:rPr>
          <w:w w:val="97"/>
        </w:rPr>
        <w:t xml:space="preserve">, </w:t>
      </w:r>
      <w:proofErr w:type="spellStart"/>
      <w:r>
        <w:rPr>
          <w:w w:val="97"/>
        </w:rPr>
        <w:t>burstiness_time_count</w:t>
      </w:r>
      <w:proofErr w:type="spellEnd"/>
      <w:r>
        <w:rPr>
          <w:w w:val="97"/>
        </w:rPr>
        <w:t>}</w:t>
      </w:r>
      <w:r w:rsidR="00F4370D">
        <w:rPr>
          <w:w w:val="97"/>
        </w:rPr>
        <w:t xml:space="preserve"> at </w:t>
      </w:r>
      <w:proofErr w:type="spellStart"/>
      <w:r w:rsidR="00F4370D">
        <w:rPr>
          <w:w w:val="97"/>
        </w:rPr>
        <w:t>i</w:t>
      </w:r>
      <w:r w:rsidR="00F4370D" w:rsidRPr="0037679A">
        <w:rPr>
          <w:w w:val="97"/>
          <w:vertAlign w:val="superscript"/>
        </w:rPr>
        <w:t>th</w:t>
      </w:r>
      <w:proofErr w:type="spellEnd"/>
      <w:r>
        <w:rPr>
          <w:w w:val="97"/>
        </w:rPr>
        <w:t xml:space="preserve"> in BDL</w:t>
      </w:r>
      <w:r w:rsidR="00957740">
        <w:rPr>
          <w:w w:val="97"/>
        </w:rPr>
        <w:t xml:space="preserve"> as follows</w:t>
      </w:r>
      <w:bookmarkEnd w:id="89"/>
      <w:r w:rsidR="00957740">
        <w:rPr>
          <w:w w:val="97"/>
        </w:rPr>
        <w:t>:</w:t>
      </w:r>
    </w:p>
    <w:p w:rsidR="00957740" w:rsidRDefault="00957740" w:rsidP="0037679A">
      <w:pPr>
        <w:pStyle w:val="MDPI31text"/>
        <w:ind w:firstLine="0"/>
        <w:jc w:val="center"/>
        <w:rPr>
          <w:w w:val="97"/>
        </w:rPr>
      </w:pPr>
      <w:proofErr w:type="spellStart"/>
      <w:r>
        <w:rPr>
          <w:w w:val="97"/>
        </w:rPr>
        <w:t>N</w:t>
      </w:r>
      <w:r w:rsidRPr="0037679A">
        <w:rPr>
          <w:w w:val="97"/>
          <w:sz w:val="16"/>
          <w:szCs w:val="18"/>
        </w:rPr>
        <w:t>current_loss</w:t>
      </w:r>
      <w:proofErr w:type="spellEnd"/>
      <w:r>
        <w:rPr>
          <w:w w:val="97"/>
        </w:rPr>
        <w:t xml:space="preserve"> = </w:t>
      </w:r>
      <w:proofErr w:type="spellStart"/>
      <w:r>
        <w:rPr>
          <w:w w:val="97"/>
        </w:rPr>
        <w:t>i</w:t>
      </w:r>
      <w:proofErr w:type="spellEnd"/>
      <w:r>
        <w:rPr>
          <w:w w:val="97"/>
        </w:rPr>
        <w:t xml:space="preserve"> * BDL[</w:t>
      </w:r>
      <w:proofErr w:type="spellStart"/>
      <w:r>
        <w:rPr>
          <w:w w:val="97"/>
        </w:rPr>
        <w:t>i</w:t>
      </w:r>
      <w:proofErr w:type="spellEnd"/>
      <w:r>
        <w:rPr>
          <w:w w:val="97"/>
        </w:rPr>
        <w:t>];</w:t>
      </w:r>
    </w:p>
    <w:p w:rsidR="00957740" w:rsidRDefault="00957740">
      <w:pPr>
        <w:pStyle w:val="MDPI31text"/>
        <w:ind w:firstLine="0"/>
        <w:rPr>
          <w:i/>
          <w:iCs/>
          <w:w w:val="97"/>
        </w:rPr>
      </w:pPr>
      <w:r>
        <w:rPr>
          <w:w w:val="97"/>
        </w:rPr>
        <w:t>in which</w:t>
      </w:r>
      <w:bookmarkStart w:id="90" w:name="OLE_LINK103"/>
      <w:bookmarkStart w:id="91" w:name="OLE_LINK104"/>
      <w:r>
        <w:rPr>
          <w:w w:val="97"/>
        </w:rPr>
        <w:t xml:space="preserve">, </w:t>
      </w:r>
      <w:proofErr w:type="spellStart"/>
      <w:r w:rsidR="00F4370D" w:rsidRPr="0037679A">
        <w:rPr>
          <w:i/>
          <w:iCs/>
          <w:w w:val="97"/>
        </w:rPr>
        <w:t>i</w:t>
      </w:r>
      <w:proofErr w:type="spellEnd"/>
      <w:r w:rsidR="00F4370D">
        <w:rPr>
          <w:w w:val="97"/>
        </w:rPr>
        <w:t xml:space="preserve"> is burstiness value, BDL[</w:t>
      </w:r>
      <w:proofErr w:type="spellStart"/>
      <w:r w:rsidR="00F4370D">
        <w:rPr>
          <w:w w:val="97"/>
        </w:rPr>
        <w:t>i</w:t>
      </w:r>
      <w:proofErr w:type="spellEnd"/>
      <w:r w:rsidR="00F4370D">
        <w:rPr>
          <w:w w:val="97"/>
        </w:rPr>
        <w:t xml:space="preserve">] is </w:t>
      </w:r>
      <w:proofErr w:type="spellStart"/>
      <w:r w:rsidR="00F4370D">
        <w:rPr>
          <w:w w:val="97"/>
        </w:rPr>
        <w:t>burstiness_time_count</w:t>
      </w:r>
      <w:proofErr w:type="spellEnd"/>
      <w:r w:rsidR="00F4370D">
        <w:rPr>
          <w:w w:val="97"/>
        </w:rPr>
        <w:t xml:space="preserve"> of </w:t>
      </w:r>
      <w:proofErr w:type="spellStart"/>
      <w:r w:rsidR="00F4370D" w:rsidRPr="0037679A">
        <w:rPr>
          <w:i/>
          <w:iCs/>
          <w:w w:val="97"/>
        </w:rPr>
        <w:t>i</w:t>
      </w:r>
      <w:proofErr w:type="spellEnd"/>
      <w:r w:rsidR="00F4370D">
        <w:rPr>
          <w:i/>
          <w:iCs/>
          <w:w w:val="97"/>
        </w:rPr>
        <w:t>.</w:t>
      </w:r>
    </w:p>
    <w:p w:rsidR="00C60872" w:rsidRPr="00AB7DF9" w:rsidRDefault="00C60872" w:rsidP="0037679A">
      <w:pPr>
        <w:pStyle w:val="MDPI31text"/>
        <w:ind w:firstLine="0"/>
        <w:rPr>
          <w:w w:val="97"/>
        </w:rPr>
      </w:pPr>
      <w:bookmarkStart w:id="92" w:name="OLE_LINK106"/>
      <w:bookmarkStart w:id="93" w:name="OLE_LINK107"/>
      <w:r>
        <w:rPr>
          <w:w w:val="97"/>
        </w:rPr>
        <w:t xml:space="preserve">The </w:t>
      </w:r>
      <w:proofErr w:type="spellStart"/>
      <w:r w:rsidR="00E90D3D">
        <w:rPr>
          <w:w w:val="97"/>
        </w:rPr>
        <w:t>Bdist</w:t>
      </w:r>
      <w:proofErr w:type="spellEnd"/>
      <w:r w:rsidR="00E90D3D">
        <w:rPr>
          <w:w w:val="97"/>
        </w:rPr>
        <w:t xml:space="preserve"> metric</w:t>
      </w:r>
      <w:r>
        <w:rPr>
          <w:w w:val="97"/>
        </w:rPr>
        <w:t xml:space="preserve"> </w:t>
      </w:r>
      <w:bookmarkEnd w:id="90"/>
      <w:bookmarkEnd w:id="91"/>
      <w:r>
        <w:rPr>
          <w:w w:val="97"/>
        </w:rPr>
        <w:t>is set equal to the burstiness value</w:t>
      </w:r>
      <w:r w:rsidR="00C600FB">
        <w:rPr>
          <w:w w:val="97"/>
        </w:rPr>
        <w:t>,</w:t>
      </w:r>
      <w:r>
        <w:rPr>
          <w:w w:val="97"/>
        </w:rPr>
        <w:t xml:space="preserve"> such that the</w:t>
      </w:r>
      <w:r w:rsidR="000E2F05">
        <w:rPr>
          <w:w w:val="97"/>
        </w:rPr>
        <w:t xml:space="preserve"> total of</w:t>
      </w:r>
      <w:r w:rsidR="007B0B23">
        <w:rPr>
          <w:w w:val="97"/>
        </w:rPr>
        <w:t xml:space="preserve"> </w:t>
      </w:r>
      <w:proofErr w:type="spellStart"/>
      <w:r w:rsidR="00C600FB">
        <w:rPr>
          <w:w w:val="97"/>
        </w:rPr>
        <w:t>N</w:t>
      </w:r>
      <w:r w:rsidR="00C600FB" w:rsidRPr="0037679A">
        <w:rPr>
          <w:w w:val="97"/>
          <w:sz w:val="16"/>
          <w:szCs w:val="18"/>
        </w:rPr>
        <w:t>current</w:t>
      </w:r>
      <w:r w:rsidR="00C600FB">
        <w:rPr>
          <w:w w:val="97"/>
          <w:sz w:val="16"/>
          <w:szCs w:val="18"/>
        </w:rPr>
        <w:t>_</w:t>
      </w:r>
      <w:r w:rsidR="00C600FB" w:rsidRPr="0037679A">
        <w:rPr>
          <w:w w:val="97"/>
          <w:sz w:val="16"/>
          <w:szCs w:val="18"/>
        </w:rPr>
        <w:t>loss</w:t>
      </w:r>
      <w:proofErr w:type="spellEnd"/>
      <w:r w:rsidRPr="0037679A">
        <w:rPr>
          <w:w w:val="97"/>
          <w:sz w:val="16"/>
          <w:szCs w:val="18"/>
        </w:rPr>
        <w:t xml:space="preserve"> </w:t>
      </w:r>
      <w:r w:rsidRPr="00ED474D">
        <w:rPr>
          <w:w w:val="97"/>
        </w:rPr>
        <w:t>lower</w:t>
      </w:r>
      <w:r w:rsidR="00C600FB">
        <w:rPr>
          <w:w w:val="97"/>
        </w:rPr>
        <w:t xml:space="preserve"> than,</w:t>
      </w:r>
      <w:r w:rsidRPr="00ED474D">
        <w:rPr>
          <w:w w:val="97"/>
        </w:rPr>
        <w:t xml:space="preserve"> or equal to</w:t>
      </w:r>
      <w:r w:rsidR="00C600FB">
        <w:rPr>
          <w:w w:val="97"/>
        </w:rPr>
        <w:t>,</w:t>
      </w:r>
      <w:r w:rsidRPr="00ED474D">
        <w:rPr>
          <w:w w:val="97"/>
        </w:rPr>
        <w:t xml:space="preserve"> th</w:t>
      </w:r>
      <w:r w:rsidR="00C600FB">
        <w:rPr>
          <w:w w:val="97"/>
        </w:rPr>
        <w:t xml:space="preserve">e </w:t>
      </w:r>
      <w:proofErr w:type="spellStart"/>
      <w:r w:rsidR="00C600FB">
        <w:rPr>
          <w:w w:val="97"/>
        </w:rPr>
        <w:t>N</w:t>
      </w:r>
      <w:r w:rsidR="00C600FB" w:rsidRPr="0037679A">
        <w:rPr>
          <w:w w:val="97"/>
          <w:sz w:val="16"/>
          <w:szCs w:val="18"/>
        </w:rPr>
        <w:t>loss</w:t>
      </w:r>
      <w:r w:rsidR="00C600FB">
        <w:rPr>
          <w:w w:val="97"/>
          <w:sz w:val="16"/>
          <w:szCs w:val="18"/>
        </w:rPr>
        <w:t>_</w:t>
      </w:r>
      <w:r w:rsidR="00C600FB" w:rsidRPr="0037679A">
        <w:rPr>
          <w:w w:val="97"/>
          <w:sz w:val="16"/>
          <w:szCs w:val="18"/>
        </w:rPr>
        <w:t>threshold</w:t>
      </w:r>
      <w:proofErr w:type="spellEnd"/>
      <w:r>
        <w:rPr>
          <w:w w:val="97"/>
        </w:rPr>
        <w:t>. The detail</w:t>
      </w:r>
      <w:r w:rsidR="00E90D3D">
        <w:rPr>
          <w:w w:val="97"/>
        </w:rPr>
        <w:t>ed calculate</w:t>
      </w:r>
      <w:r>
        <w:rPr>
          <w:w w:val="97"/>
        </w:rPr>
        <w:t xml:space="preserve"> </w:t>
      </w:r>
      <w:proofErr w:type="spellStart"/>
      <w:r w:rsidR="00E90D3D">
        <w:rPr>
          <w:w w:val="97"/>
        </w:rPr>
        <w:t>Bdist</w:t>
      </w:r>
      <w:proofErr w:type="spellEnd"/>
      <w:r w:rsidR="00E90D3D">
        <w:rPr>
          <w:w w:val="97"/>
        </w:rPr>
        <w:t xml:space="preserve"> </w:t>
      </w:r>
      <w:r>
        <w:rPr>
          <w:w w:val="97"/>
        </w:rPr>
        <w:t>is in Algorithm 2</w:t>
      </w:r>
      <w:r w:rsidR="00834A9C">
        <w:rPr>
          <w:w w:val="97"/>
        </w:rPr>
        <w:t xml:space="preserve"> and the flowchart </w:t>
      </w:r>
      <w:r w:rsidR="00E90D3D">
        <w:rPr>
          <w:w w:val="97"/>
        </w:rPr>
        <w:t xml:space="preserve">for Algorithm 2 is </w:t>
      </w:r>
      <w:r w:rsidR="00834A9C">
        <w:rPr>
          <w:w w:val="97"/>
        </w:rPr>
        <w:t>in Figure 4.</w:t>
      </w:r>
    </w:p>
    <w:p w:rsidR="002620A6" w:rsidRDefault="00C60872">
      <w:pPr>
        <w:pStyle w:val="MDPI31text"/>
        <w:rPr>
          <w:w w:val="97"/>
        </w:rPr>
      </w:pPr>
      <w:bookmarkStart w:id="94" w:name="OLE_LINK110"/>
      <w:bookmarkStart w:id="95" w:name="OLE_LINK111"/>
      <w:bookmarkEnd w:id="92"/>
      <w:bookmarkEnd w:id="93"/>
      <w:r>
        <w:t xml:space="preserve">For example, </w:t>
      </w:r>
      <w:r w:rsidR="0034362E">
        <w:t>a</w:t>
      </w:r>
      <w:r w:rsidRPr="00145C14">
        <w:t xml:space="preserve"> </w:t>
      </w:r>
      <w:r w:rsidR="000E5371">
        <w:t>one</w:t>
      </w:r>
      <w:r w:rsidR="0072257F">
        <w:t>-</w:t>
      </w:r>
      <w:r w:rsidR="000E5371">
        <w:t xml:space="preserve">hop </w:t>
      </w:r>
      <w:r w:rsidRPr="00145C14">
        <w:t xml:space="preserve">link has </w:t>
      </w:r>
      <w:r w:rsidR="0034362E">
        <w:t>a target</w:t>
      </w:r>
      <w:r>
        <w:t xml:space="preserve"> </w:t>
      </w:r>
      <w:r w:rsidRPr="00145C14">
        <w:t>PRR</w:t>
      </w:r>
      <w:r w:rsidR="0034362E">
        <w:t xml:space="preserve"> of</w:t>
      </w:r>
      <w:r w:rsidRPr="00145C14">
        <w:t xml:space="preserve"> 9</w:t>
      </w:r>
      <w:r w:rsidR="0034362E">
        <w:t>9</w:t>
      </w:r>
      <w:r w:rsidRPr="00145C14">
        <w:t>%</w:t>
      </w:r>
      <w:r w:rsidR="0034362E">
        <w:t>,</w:t>
      </w:r>
      <w:r w:rsidRPr="00145C14">
        <w:t xml:space="preserve"> and </w:t>
      </w:r>
      <w:r>
        <w:t xml:space="preserve">the </w:t>
      </w:r>
      <w:r w:rsidRPr="00145C14">
        <w:t xml:space="preserve">number of probes is </w:t>
      </w:r>
      <w:r>
        <w:t>1</w:t>
      </w:r>
      <w:r w:rsidRPr="00145C14">
        <w:t>000</w:t>
      </w:r>
      <w:r>
        <w:t xml:space="preserve"> in</w:t>
      </w:r>
      <w:r w:rsidR="0034362E">
        <w:t xml:space="preserve"> order to</w:t>
      </w:r>
      <w:r>
        <w:t xml:space="preserve"> measure</w:t>
      </w:r>
      <w:r w:rsidR="0034362E">
        <w:t xml:space="preserve"> the</w:t>
      </w:r>
      <w:r>
        <w:t xml:space="preserve"> link quality</w:t>
      </w:r>
      <w:r w:rsidRPr="00145C14">
        <w:t xml:space="preserve">, </w:t>
      </w:r>
      <w:r w:rsidR="0034362E">
        <w:t>which</w:t>
      </w:r>
      <w:r w:rsidRPr="00145C14">
        <w:t xml:space="preserve"> means that 1% of </w:t>
      </w:r>
      <w:r>
        <w:t>1</w:t>
      </w:r>
      <w:r w:rsidRPr="00145C14">
        <w:t>000 packets can be lost.</w:t>
      </w:r>
      <w:r>
        <w:t xml:space="preserve"> </w:t>
      </w:r>
      <w:r w:rsidRPr="00145C14">
        <w:t>The number of packet</w:t>
      </w:r>
      <w:r>
        <w:t>s that can be</w:t>
      </w:r>
      <w:r w:rsidRPr="00145C14">
        <w:t xml:space="preserve"> los</w:t>
      </w:r>
      <w:r>
        <w:t>t during data transmission</w:t>
      </w:r>
      <w:r w:rsidRPr="00145C14">
        <w:t xml:space="preserve"> is </w:t>
      </w:r>
      <w:r>
        <w:t>1</w:t>
      </w:r>
      <w:r w:rsidRPr="00145C14">
        <w:t>0</w:t>
      </w:r>
      <w:r>
        <w:t xml:space="preserve"> packets</w:t>
      </w:r>
      <w:r w:rsidRPr="00145C14">
        <w:t xml:space="preserve">. </w:t>
      </w:r>
      <w:r w:rsidR="0034362E">
        <w:t>In</w:t>
      </w:r>
      <w:r w:rsidRPr="00145C14">
        <w:t xml:space="preserve"> the</w:t>
      </w:r>
      <w:r>
        <w:t xml:space="preserve"> BDL in Figure 2</w:t>
      </w:r>
      <w:r w:rsidRPr="00145C14">
        <w:t xml:space="preserve">, we can calculate the </w:t>
      </w:r>
      <w:proofErr w:type="spellStart"/>
      <w:r>
        <w:t>Bdist</w:t>
      </w:r>
      <w:proofErr w:type="spellEnd"/>
      <w:r>
        <w:t xml:space="preserve"> value</w:t>
      </w:r>
      <w:r w:rsidRPr="00145C14">
        <w:t xml:space="preserve"> for successful packet tran</w:t>
      </w:r>
      <w:r>
        <w:t>s</w:t>
      </w:r>
      <w:r w:rsidRPr="00145C14">
        <w:t xml:space="preserve">mission </w:t>
      </w:r>
      <w:r w:rsidR="0034362E">
        <w:t>as</w:t>
      </w:r>
      <w:r w:rsidRPr="00145C14">
        <w:t xml:space="preserve"> 2 since the consecutive loss of</w:t>
      </w:r>
      <w:r>
        <w:t xml:space="preserve"> </w:t>
      </w:r>
      <w:r w:rsidRPr="00145C14">
        <w:t xml:space="preserve">two times transmission in </w:t>
      </w:r>
      <w:r>
        <w:t xml:space="preserve">the </w:t>
      </w:r>
      <w:r w:rsidRPr="00145C14">
        <w:t>link</w:t>
      </w:r>
      <w:r>
        <w:t xml:space="preserve"> </w:t>
      </w:r>
      <w:r w:rsidR="0034362E">
        <w:t>at a</w:t>
      </w:r>
      <w:r>
        <w:t xml:space="preserve"> PRR </w:t>
      </w:r>
      <w:r w:rsidR="0034362E">
        <w:t xml:space="preserve">of </w:t>
      </w:r>
      <w:r>
        <w:t>90%</w:t>
      </w:r>
      <w:r w:rsidRPr="00145C14">
        <w:t xml:space="preserve"> </w:t>
      </w:r>
      <w:r w:rsidR="0034362E">
        <w:t>was</w:t>
      </w:r>
      <w:r w:rsidRPr="00145C14">
        <w:t xml:space="preserve"> </w:t>
      </w:r>
      <w:r w:rsidR="0034362E">
        <w:t>10</w:t>
      </w:r>
      <w:r>
        <w:t xml:space="preserve"> </w:t>
      </w:r>
      <w:r w:rsidRPr="00145C14">
        <w:t>packet</w:t>
      </w:r>
      <w:r>
        <w:t>s</w:t>
      </w:r>
      <w:r w:rsidRPr="00145C14">
        <w:t xml:space="preserve">, </w:t>
      </w:r>
      <w:r w:rsidR="0034362E">
        <w:t>equal</w:t>
      </w:r>
      <w:r w:rsidRPr="00145C14">
        <w:t xml:space="preserve"> t</w:t>
      </w:r>
      <w:r w:rsidR="0034362E">
        <w:t>o</w:t>
      </w:r>
      <w:r w:rsidRPr="00145C14">
        <w:t xml:space="preserve"> the</w:t>
      </w:r>
      <w:r w:rsidR="0034362E">
        <w:t xml:space="preserve"> allowed packet losses</w:t>
      </w:r>
      <w:r w:rsidRPr="00145C14">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tblGrid>
      <w:tr w:rsidR="00372433" w:rsidTr="00B71A0E">
        <w:trPr>
          <w:jc w:val="center"/>
        </w:trPr>
        <w:tc>
          <w:tcPr>
            <w:tcW w:w="6908" w:type="dxa"/>
          </w:tcPr>
          <w:bookmarkEnd w:id="94"/>
          <w:bookmarkEnd w:id="95"/>
          <w:p w:rsidR="00372433" w:rsidRDefault="00186776">
            <w:pPr>
              <w:pStyle w:val="heading2"/>
              <w:numPr>
                <w:ilvl w:val="0"/>
                <w:numId w:val="0"/>
              </w:numPr>
              <w:jc w:val="center"/>
            </w:pPr>
            <w:r>
              <w:rPr>
                <w:noProof/>
              </w:rPr>
              <w:lastRenderedPageBreak/>
              <w:drawing>
                <wp:inline distT="0" distB="0" distL="0" distR="0">
                  <wp:extent cx="3856942" cy="5915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lgorithm2.png"/>
                          <pic:cNvPicPr/>
                        </pic:nvPicPr>
                        <pic:blipFill>
                          <a:blip r:embed="rId11">
                            <a:extLst>
                              <a:ext uri="{28A0092B-C50C-407E-A947-70E740481C1C}">
                                <a14:useLocalDpi xmlns:a14="http://schemas.microsoft.com/office/drawing/2010/main" val="0"/>
                              </a:ext>
                            </a:extLst>
                          </a:blip>
                          <a:stretch>
                            <a:fillRect/>
                          </a:stretch>
                        </pic:blipFill>
                        <pic:spPr>
                          <a:xfrm>
                            <a:off x="0" y="0"/>
                            <a:ext cx="3859158" cy="5918424"/>
                          </a:xfrm>
                          <a:prstGeom prst="rect">
                            <a:avLst/>
                          </a:prstGeom>
                        </pic:spPr>
                      </pic:pic>
                    </a:graphicData>
                  </a:graphic>
                </wp:inline>
              </w:drawing>
            </w:r>
          </w:p>
        </w:tc>
      </w:tr>
      <w:tr w:rsidR="00372433" w:rsidTr="00B71A0E">
        <w:trPr>
          <w:jc w:val="center"/>
        </w:trPr>
        <w:tc>
          <w:tcPr>
            <w:tcW w:w="6908" w:type="dxa"/>
          </w:tcPr>
          <w:p w:rsidR="00372433" w:rsidRDefault="00372433" w:rsidP="0037679A">
            <w:pPr>
              <w:pStyle w:val="MDPI51figurecaption"/>
              <w:jc w:val="center"/>
            </w:pPr>
            <w:r w:rsidRPr="00E75B06">
              <w:rPr>
                <w:b/>
                <w:iCs/>
                <w:snapToGrid w:val="0"/>
              </w:rPr>
              <w:t xml:space="preserve">Figure </w:t>
            </w:r>
            <w:r w:rsidR="00EE22DC">
              <w:rPr>
                <w:b/>
                <w:iCs/>
                <w:snapToGrid w:val="0"/>
              </w:rPr>
              <w:t>4</w:t>
            </w:r>
            <w:r w:rsidRPr="006671F3">
              <w:rPr>
                <w:b/>
                <w:i/>
                <w:snapToGrid w:val="0"/>
              </w:rPr>
              <w:t>.</w:t>
            </w:r>
            <w:r>
              <w:rPr>
                <w:b/>
                <w:i/>
                <w:snapToGrid w:val="0"/>
              </w:rPr>
              <w:t xml:space="preserve"> </w:t>
            </w:r>
            <w:bookmarkStart w:id="96" w:name="OLE_LINK167"/>
            <w:bookmarkStart w:id="97" w:name="OLE_LINK168"/>
            <w:r w:rsidRPr="00E75B06">
              <w:rPr>
                <w:iCs/>
                <w:noProof/>
                <w:snapToGrid w:val="0"/>
                <w:szCs w:val="22"/>
              </w:rPr>
              <w:t xml:space="preserve">The </w:t>
            </w:r>
            <w:r w:rsidR="00EE22DC">
              <w:rPr>
                <w:iCs/>
                <w:noProof/>
                <w:snapToGrid w:val="0"/>
                <w:szCs w:val="22"/>
              </w:rPr>
              <w:t>flowchar</w:t>
            </w:r>
            <w:r w:rsidR="00A2674C">
              <w:rPr>
                <w:iCs/>
                <w:noProof/>
                <w:snapToGrid w:val="0"/>
                <w:szCs w:val="22"/>
              </w:rPr>
              <w:t>t</w:t>
            </w:r>
            <w:r w:rsidRPr="00E75B06">
              <w:rPr>
                <w:iCs/>
                <w:noProof/>
                <w:snapToGrid w:val="0"/>
                <w:szCs w:val="22"/>
              </w:rPr>
              <w:t xml:space="preserve"> </w:t>
            </w:r>
            <w:r w:rsidR="00F10807">
              <w:rPr>
                <w:iCs/>
                <w:noProof/>
                <w:snapToGrid w:val="0"/>
                <w:szCs w:val="22"/>
              </w:rPr>
              <w:t xml:space="preserve">of the main procedures </w:t>
            </w:r>
            <w:r w:rsidR="0056180A">
              <w:rPr>
                <w:iCs/>
                <w:noProof/>
                <w:snapToGrid w:val="0"/>
                <w:szCs w:val="22"/>
              </w:rPr>
              <w:t>in</w:t>
            </w:r>
            <w:r w:rsidR="00F10807">
              <w:rPr>
                <w:iCs/>
                <w:noProof/>
                <w:snapToGrid w:val="0"/>
                <w:szCs w:val="22"/>
              </w:rPr>
              <w:t xml:space="preserve"> Algorithm 2</w:t>
            </w:r>
            <w:bookmarkEnd w:id="96"/>
            <w:bookmarkEnd w:id="97"/>
            <w:r w:rsidRPr="00E75B06">
              <w:rPr>
                <w:iCs/>
                <w:noProof/>
                <w:snapToGrid w:val="0"/>
                <w:szCs w:val="22"/>
              </w:rPr>
              <w:t>.</w:t>
            </w:r>
          </w:p>
        </w:tc>
      </w:tr>
    </w:tbl>
    <w:p w:rsidR="00B402AB" w:rsidRDefault="003B0223" w:rsidP="00B402AB">
      <w:pPr>
        <w:pStyle w:val="MDPI21heading1"/>
      </w:pPr>
      <w:r>
        <w:t>4</w:t>
      </w:r>
      <w:r w:rsidR="00B402AB" w:rsidRPr="00997F64">
        <w:t xml:space="preserve">. </w:t>
      </w:r>
      <w:r w:rsidR="00FA3FE1">
        <w:t>Evaluation</w:t>
      </w:r>
    </w:p>
    <w:p w:rsidR="001B292F" w:rsidRDefault="00920ED2" w:rsidP="001B292F">
      <w:pPr>
        <w:pStyle w:val="MDPI31text"/>
      </w:pPr>
      <w:r>
        <w:t>By using</w:t>
      </w:r>
      <w:r w:rsidR="0056180A">
        <w:t xml:space="preserve"> the</w:t>
      </w:r>
      <w:r>
        <w:t xml:space="preserve"> </w:t>
      </w:r>
      <w:proofErr w:type="spellStart"/>
      <w:r>
        <w:t>Cooja</w:t>
      </w:r>
      <w:proofErr w:type="spellEnd"/>
      <w:r w:rsidR="0056180A">
        <w:t xml:space="preserve"> simulator</w:t>
      </w:r>
      <w:r>
        <w:t xml:space="preserve">, the </w:t>
      </w:r>
      <w:proofErr w:type="spellStart"/>
      <w:r>
        <w:t>Bdist</w:t>
      </w:r>
      <w:proofErr w:type="spellEnd"/>
      <w:r>
        <w:t xml:space="preserve"> </w:t>
      </w:r>
      <w:r w:rsidR="0056180A">
        <w:t xml:space="preserve">metric was </w:t>
      </w:r>
      <w:r>
        <w:t>compared with schemes such as ETX</w:t>
      </w:r>
      <w:r w:rsidR="0056180A">
        <w:t xml:space="preserve"> and </w:t>
      </w:r>
      <w:r>
        <w:t>PRR. The key parameter</w:t>
      </w:r>
      <w:r w:rsidR="0056180A">
        <w:t>s</w:t>
      </w:r>
      <w:r>
        <w:t xml:space="preserve"> </w:t>
      </w:r>
      <w:r w:rsidR="0056180A">
        <w:t xml:space="preserve">are </w:t>
      </w:r>
      <w:r>
        <w:t>present</w:t>
      </w:r>
      <w:r w:rsidR="0056180A">
        <w:t>ed</w:t>
      </w:r>
      <w:r>
        <w:t xml:space="preserve"> in Table 2.</w:t>
      </w:r>
    </w:p>
    <w:p w:rsidR="00503385" w:rsidRDefault="00503385" w:rsidP="00503385">
      <w:pPr>
        <w:pStyle w:val="MDPI41tablecaption"/>
        <w:jc w:val="center"/>
      </w:pPr>
      <w:r w:rsidRPr="00997F64">
        <w:rPr>
          <w:b/>
        </w:rPr>
        <w:t xml:space="preserve">Table </w:t>
      </w:r>
      <w:r>
        <w:rPr>
          <w:b/>
        </w:rPr>
        <w:t>2</w:t>
      </w:r>
      <w:r w:rsidRPr="00997F64">
        <w:rPr>
          <w:b/>
        </w:rPr>
        <w:t>.</w:t>
      </w:r>
      <w:r w:rsidRPr="00997F64">
        <w:t xml:space="preserve"> </w:t>
      </w:r>
      <w:r w:rsidRPr="00503385">
        <w:t xml:space="preserve">Summary of the simulation </w:t>
      </w:r>
      <w:r w:rsidR="0056180A">
        <w:t>set-</w:t>
      </w:r>
      <w:r w:rsidRPr="00503385">
        <w:t>up parameters</w:t>
      </w:r>
      <w:r>
        <w:t>.</w:t>
      </w:r>
    </w:p>
    <w:tbl>
      <w:tblPr>
        <w:tblStyle w:val="TableGrid"/>
        <w:tblW w:w="0" w:type="auto"/>
        <w:jc w:val="center"/>
        <w:tblLook w:val="04A0" w:firstRow="1" w:lastRow="0" w:firstColumn="1" w:lastColumn="0" w:noHBand="0" w:noVBand="1"/>
      </w:tblPr>
      <w:tblGrid>
        <w:gridCol w:w="3567"/>
        <w:gridCol w:w="3567"/>
      </w:tblGrid>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rsidP="00F90C35">
            <w:pPr>
              <w:pStyle w:val="MDPI31text"/>
              <w:ind w:firstLine="0"/>
              <w:rPr>
                <w:b/>
                <w:bCs/>
              </w:rPr>
            </w:pPr>
            <w:r w:rsidRPr="00214BAF">
              <w:rPr>
                <w:b/>
                <w:bCs/>
              </w:rPr>
              <w:t>Number of nodes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 xml:space="preserve">10 </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Number of probes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Target PRR</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99%</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Link quality of the channel</w:t>
            </w:r>
            <w:r w:rsidR="002168D6">
              <w:rPr>
                <w:rFonts w:ascii="Palatino Linotype" w:hAnsi="Palatino Linotype"/>
                <w:b/>
                <w:bCs/>
                <w:snapToGrid w:val="0"/>
                <w:color w:val="000000"/>
                <w:szCs w:val="22"/>
                <w:lang w:eastAsia="de-DE" w:bidi="en-US"/>
              </w:rPr>
              <w:t xml:space="preserve"> (set)</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70% - 90%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Number of the data packets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lastRenderedPageBreak/>
              <w:t>Network area</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w:t>
            </w:r>
            <w:r w:rsidR="00840E92">
              <w:rPr>
                <w:rFonts w:ascii="Palatino Linotype" w:hAnsi="Palatino Linotype"/>
                <w:snapToGrid w:val="0"/>
                <w:color w:val="000000"/>
                <w:szCs w:val="22"/>
                <w:lang w:eastAsia="de-DE" w:bidi="en-US"/>
              </w:rPr>
              <w:t>m</w:t>
            </w:r>
            <w:r w:rsidRPr="00F90C35">
              <w:rPr>
                <w:rFonts w:ascii="Palatino Linotype" w:hAnsi="Palatino Linotype"/>
                <w:snapToGrid w:val="0"/>
                <w:color w:val="000000"/>
                <w:szCs w:val="22"/>
                <w:lang w:eastAsia="de-DE" w:bidi="en-US"/>
              </w:rPr>
              <w:t xml:space="preserve"> x 100m</w:t>
            </w:r>
          </w:p>
        </w:tc>
      </w:tr>
      <w:tr w:rsidR="002168D6" w:rsidTr="00F90C35">
        <w:trPr>
          <w:jc w:val="center"/>
        </w:trPr>
        <w:tc>
          <w:tcPr>
            <w:tcW w:w="3567" w:type="dxa"/>
            <w:tcBorders>
              <w:top w:val="single" w:sz="4" w:space="0" w:color="auto"/>
              <w:left w:val="single" w:sz="4" w:space="0" w:color="auto"/>
              <w:bottom w:val="single" w:sz="4" w:space="0" w:color="auto"/>
              <w:right w:val="single" w:sz="4" w:space="0" w:color="auto"/>
            </w:tcBorders>
          </w:tcPr>
          <w:p w:rsidR="002168D6" w:rsidRPr="00214BAF" w:rsidRDefault="002168D6">
            <w:pPr>
              <w:pStyle w:val="p1a"/>
              <w:spacing w:line="240" w:lineRule="auto"/>
              <w:rPr>
                <w:rFonts w:ascii="Palatino Linotype" w:hAnsi="Palatino Linotype"/>
                <w:b/>
                <w:bCs/>
                <w:snapToGrid w:val="0"/>
                <w:color w:val="000000"/>
                <w:szCs w:val="22"/>
                <w:lang w:eastAsia="de-DE" w:bidi="en-US"/>
              </w:rPr>
            </w:pPr>
            <w:r>
              <w:rPr>
                <w:rFonts w:ascii="Palatino Linotype" w:hAnsi="Palatino Linotype"/>
                <w:b/>
                <w:bCs/>
                <w:snapToGrid w:val="0"/>
                <w:color w:val="000000"/>
                <w:szCs w:val="22"/>
                <w:lang w:eastAsia="de-DE" w:bidi="en-US"/>
              </w:rPr>
              <w:t>Payload size</w:t>
            </w:r>
          </w:p>
        </w:tc>
        <w:tc>
          <w:tcPr>
            <w:tcW w:w="3567" w:type="dxa"/>
            <w:tcBorders>
              <w:top w:val="single" w:sz="4" w:space="0" w:color="auto"/>
              <w:left w:val="single" w:sz="4" w:space="0" w:color="auto"/>
              <w:bottom w:val="single" w:sz="4" w:space="0" w:color="auto"/>
              <w:right w:val="single" w:sz="4" w:space="0" w:color="auto"/>
            </w:tcBorders>
          </w:tcPr>
          <w:p w:rsidR="002168D6" w:rsidRPr="00F90C35" w:rsidRDefault="002168D6">
            <w:pPr>
              <w:pStyle w:val="p1a"/>
              <w:spacing w:line="240" w:lineRule="auto"/>
              <w:rPr>
                <w:rFonts w:ascii="Palatino Linotype" w:hAnsi="Palatino Linotype"/>
                <w:snapToGrid w:val="0"/>
                <w:color w:val="000000"/>
                <w:szCs w:val="22"/>
                <w:lang w:eastAsia="de-DE" w:bidi="en-US"/>
              </w:rPr>
            </w:pPr>
            <w:r>
              <w:rPr>
                <w:rFonts w:ascii="Palatino Linotype" w:hAnsi="Palatino Linotype"/>
                <w:snapToGrid w:val="0"/>
                <w:color w:val="000000"/>
                <w:szCs w:val="22"/>
                <w:lang w:eastAsia="de-DE" w:bidi="en-US"/>
              </w:rPr>
              <w:t>26 bytes</w:t>
            </w:r>
          </w:p>
        </w:tc>
      </w:tr>
      <w:tr w:rsidR="002168D6" w:rsidTr="00F90C35">
        <w:trPr>
          <w:jc w:val="center"/>
        </w:trPr>
        <w:tc>
          <w:tcPr>
            <w:tcW w:w="3567" w:type="dxa"/>
            <w:tcBorders>
              <w:top w:val="single" w:sz="4" w:space="0" w:color="auto"/>
              <w:left w:val="single" w:sz="4" w:space="0" w:color="auto"/>
              <w:bottom w:val="single" w:sz="4" w:space="0" w:color="auto"/>
              <w:right w:val="single" w:sz="4" w:space="0" w:color="auto"/>
            </w:tcBorders>
          </w:tcPr>
          <w:p w:rsidR="002168D6" w:rsidRDefault="002168D6">
            <w:pPr>
              <w:pStyle w:val="p1a"/>
              <w:spacing w:line="240" w:lineRule="auto"/>
              <w:rPr>
                <w:rFonts w:ascii="Palatino Linotype" w:hAnsi="Palatino Linotype"/>
                <w:b/>
                <w:bCs/>
                <w:snapToGrid w:val="0"/>
                <w:color w:val="000000"/>
                <w:szCs w:val="22"/>
                <w:lang w:eastAsia="de-DE" w:bidi="en-US"/>
              </w:rPr>
            </w:pPr>
            <w:r>
              <w:rPr>
                <w:rFonts w:ascii="Palatino Linotype" w:hAnsi="Palatino Linotype"/>
                <w:b/>
                <w:bCs/>
                <w:snapToGrid w:val="0"/>
                <w:color w:val="000000"/>
                <w:szCs w:val="22"/>
                <w:lang w:eastAsia="de-DE" w:bidi="en-US"/>
              </w:rPr>
              <w:t>Simulation time for each scenario</w:t>
            </w:r>
          </w:p>
        </w:tc>
        <w:tc>
          <w:tcPr>
            <w:tcW w:w="3567" w:type="dxa"/>
            <w:tcBorders>
              <w:top w:val="single" w:sz="4" w:space="0" w:color="auto"/>
              <w:left w:val="single" w:sz="4" w:space="0" w:color="auto"/>
              <w:bottom w:val="single" w:sz="4" w:space="0" w:color="auto"/>
              <w:right w:val="single" w:sz="4" w:space="0" w:color="auto"/>
            </w:tcBorders>
          </w:tcPr>
          <w:p w:rsidR="002168D6" w:rsidRDefault="002168D6">
            <w:pPr>
              <w:pStyle w:val="p1a"/>
              <w:spacing w:line="240" w:lineRule="auto"/>
              <w:rPr>
                <w:rFonts w:ascii="Palatino Linotype" w:hAnsi="Palatino Linotype"/>
                <w:snapToGrid w:val="0"/>
                <w:color w:val="000000"/>
                <w:szCs w:val="22"/>
                <w:lang w:eastAsia="de-DE" w:bidi="en-US"/>
              </w:rPr>
            </w:pPr>
            <w:r>
              <w:rPr>
                <w:rFonts w:ascii="Palatino Linotype" w:hAnsi="Palatino Linotype"/>
                <w:snapToGrid w:val="0"/>
                <w:color w:val="000000"/>
                <w:szCs w:val="22"/>
                <w:lang w:eastAsia="de-DE" w:bidi="en-US"/>
              </w:rPr>
              <w:t>About 55 minutes</w:t>
            </w:r>
          </w:p>
        </w:tc>
      </w:tr>
    </w:tbl>
    <w:p w:rsidR="00F90C35" w:rsidRPr="00997F64" w:rsidRDefault="0056180A" w:rsidP="009E7C0C">
      <w:pPr>
        <w:pStyle w:val="MDPI31text"/>
      </w:pPr>
      <w:r>
        <w:t>The</w:t>
      </w:r>
      <w:r w:rsidR="009E7C0C" w:rsidRPr="009E7C0C">
        <w:t xml:space="preserve"> link quality of the channel </w:t>
      </w:r>
      <w:r>
        <w:t>for</w:t>
      </w:r>
      <w:r w:rsidRPr="009E7C0C">
        <w:t xml:space="preserve"> </w:t>
      </w:r>
      <w:r w:rsidR="009E7C0C" w:rsidRPr="009E7C0C">
        <w:t>each link indicates the percent</w:t>
      </w:r>
      <w:r>
        <w:t>age</w:t>
      </w:r>
      <w:r w:rsidR="009E7C0C" w:rsidRPr="009E7C0C">
        <w:t xml:space="preserve"> of successful packet</w:t>
      </w:r>
      <w:r>
        <w:t>s</w:t>
      </w:r>
      <w:r w:rsidR="009E7C0C" w:rsidRPr="009E7C0C">
        <w:t xml:space="preserve"> at the receiver</w:t>
      </w:r>
      <w:r>
        <w:t>,</w:t>
      </w:r>
      <w:r w:rsidR="009E7C0C" w:rsidRPr="009E7C0C">
        <w:t xml:space="preserve"> compared with the number packet</w:t>
      </w:r>
      <w:r>
        <w:t>s</w:t>
      </w:r>
      <w:r w:rsidR="009E7C0C" w:rsidRPr="009E7C0C">
        <w:t xml:space="preserve"> </w:t>
      </w:r>
      <w:r>
        <w:t>from</w:t>
      </w:r>
      <w:r w:rsidRPr="009E7C0C">
        <w:t xml:space="preserve"> </w:t>
      </w:r>
      <w:r w:rsidR="009E7C0C" w:rsidRPr="009E7C0C">
        <w:t xml:space="preserve">senders. For example, </w:t>
      </w:r>
      <w:r>
        <w:t>a</w:t>
      </w:r>
      <w:r w:rsidR="009E7C0C" w:rsidRPr="009E7C0C">
        <w:t xml:space="preserve"> channel </w:t>
      </w:r>
      <w:r>
        <w:t>link quality at</w:t>
      </w:r>
      <w:r w:rsidRPr="009E7C0C">
        <w:t xml:space="preserve"> </w:t>
      </w:r>
      <w:r w:rsidR="009E7C0C" w:rsidRPr="009E7C0C">
        <w:t>70</w:t>
      </w:r>
      <w:r>
        <w:t>%</w:t>
      </w:r>
      <w:r w:rsidR="009E7C0C" w:rsidRPr="009E7C0C">
        <w:t xml:space="preserve"> indicate</w:t>
      </w:r>
      <w:r>
        <w:t>s</w:t>
      </w:r>
      <w:r w:rsidR="009E7C0C" w:rsidRPr="009E7C0C">
        <w:t xml:space="preserve"> that the receiver will </w:t>
      </w:r>
      <w:r>
        <w:t>successfully receive</w:t>
      </w:r>
      <w:r w:rsidRPr="009E7C0C">
        <w:t xml:space="preserve"> </w:t>
      </w:r>
      <w:r w:rsidR="009E7C0C" w:rsidRPr="009E7C0C">
        <w:t>70 packets if sen</w:t>
      </w:r>
      <w:r>
        <w:t>t</w:t>
      </w:r>
      <w:r w:rsidR="009E7C0C" w:rsidRPr="009E7C0C">
        <w:t xml:space="preserve"> 100 packets. The number of probes to measure </w:t>
      </w:r>
      <w:r>
        <w:t xml:space="preserve">the </w:t>
      </w:r>
      <w:r w:rsidR="009E7C0C" w:rsidRPr="009E7C0C">
        <w:t>link quality and the number of data packets to evaluate the measure</w:t>
      </w:r>
      <w:r>
        <w:t>d</w:t>
      </w:r>
      <w:r w:rsidR="009E7C0C" w:rsidRPr="009E7C0C">
        <w:t xml:space="preserve"> link quality metric are </w:t>
      </w:r>
      <w:r>
        <w:t xml:space="preserve">both </w:t>
      </w:r>
      <w:r w:rsidR="009E7C0C" w:rsidRPr="009E7C0C">
        <w:t>1000.</w:t>
      </w:r>
    </w:p>
    <w:p w:rsidR="00EC4121" w:rsidRDefault="00ED324A" w:rsidP="00ED324A">
      <w:pPr>
        <w:pStyle w:val="MDPI22heading2"/>
      </w:pPr>
      <w:r>
        <w:t>4.1</w:t>
      </w:r>
      <w:r w:rsidR="00C802B6">
        <w:t xml:space="preserve">. </w:t>
      </w:r>
      <w:r w:rsidR="0024679B" w:rsidRPr="0024679B">
        <w:t xml:space="preserve">Relationship </w:t>
      </w:r>
      <w:r w:rsidR="008406FD">
        <w:t>between</w:t>
      </w:r>
      <w:r w:rsidR="008406FD" w:rsidRPr="0024679B">
        <w:t xml:space="preserve"> </w:t>
      </w:r>
      <w:r w:rsidR="0024679B" w:rsidRPr="0024679B">
        <w:t>the number of retransmissions and network performance</w:t>
      </w:r>
    </w:p>
    <w:p w:rsidR="00605758" w:rsidRDefault="003E6019" w:rsidP="00605758">
      <w:pPr>
        <w:pStyle w:val="MDPI31text"/>
      </w:pPr>
      <w:r w:rsidRPr="003E6019">
        <w:t xml:space="preserve">To evaluate the effect of the number of retransmissions on the performance of the network, a simple network with one sink (gateway) and nine sensor nodes </w:t>
      </w:r>
      <w:r w:rsidR="008406FD">
        <w:t>was</w:t>
      </w:r>
      <w:r w:rsidR="008406FD" w:rsidRPr="003E6019">
        <w:t xml:space="preserve"> </w:t>
      </w:r>
      <w:r w:rsidRPr="003E6019">
        <w:t xml:space="preserve">considered. The link quality of the channel </w:t>
      </w:r>
      <w:r w:rsidR="008406FD">
        <w:t>was</w:t>
      </w:r>
      <w:r w:rsidRPr="003E6019">
        <w:t xml:space="preserve"> fixed</w:t>
      </w:r>
      <w:r w:rsidR="008406FD">
        <w:t>,</w:t>
      </w:r>
      <w:r w:rsidRPr="003E6019">
        <w:t xml:space="preserve"> while the number of retransmissions </w:t>
      </w:r>
      <w:r w:rsidR="008406FD">
        <w:t xml:space="preserve">varied </w:t>
      </w:r>
      <w:r w:rsidRPr="003E6019">
        <w:t>from 0 to 3</w:t>
      </w:r>
      <w:r w:rsidR="008406FD">
        <w:t>,</w:t>
      </w:r>
      <w:r w:rsidRPr="003E6019">
        <w:t xml:space="preserve"> and we examine</w:t>
      </w:r>
      <w:r w:rsidR="008406FD">
        <w:t>d</w:t>
      </w:r>
      <w:r w:rsidRPr="003E6019">
        <w:t xml:space="preserve"> the packet reception rate at the sink with each value </w:t>
      </w:r>
      <w:r w:rsidR="008406FD">
        <w:t>for</w:t>
      </w:r>
      <w:r w:rsidR="008406FD" w:rsidRPr="003E6019">
        <w:t xml:space="preserve"> </w:t>
      </w:r>
      <w:r w:rsidRPr="003E6019">
        <w:t>the number of retransmissions.</w:t>
      </w:r>
    </w:p>
    <w:tbl>
      <w:tblPr>
        <w:tblW w:w="0" w:type="auto"/>
        <w:jc w:val="center"/>
        <w:tblLook w:val="0600" w:firstRow="0" w:lastRow="0" w:firstColumn="0" w:lastColumn="0" w:noHBand="1" w:noVBand="1"/>
      </w:tblPr>
      <w:tblGrid>
        <w:gridCol w:w="6908"/>
      </w:tblGrid>
      <w:tr w:rsidR="00E721C6" w:rsidTr="001667F9">
        <w:trPr>
          <w:jc w:val="center"/>
        </w:trPr>
        <w:tc>
          <w:tcPr>
            <w:tcW w:w="6908" w:type="dxa"/>
          </w:tcPr>
          <w:p w:rsidR="00E721C6" w:rsidRDefault="008175D3" w:rsidP="00B46C6F">
            <w:pPr>
              <w:spacing w:line="240" w:lineRule="auto"/>
              <w:ind w:firstLine="0"/>
              <w:jc w:val="center"/>
            </w:pPr>
            <w:r>
              <w:t xml:space="preserve"> </w:t>
            </w:r>
            <w:r w:rsidR="00B60B81">
              <w:object w:dxaOrig="4281" w:dyaOrig="3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1pt;height:193.45pt" o:ole="">
                  <v:imagedata r:id="rId12" o:title=""/>
                </v:shape>
                <o:OLEObject Type="Embed" ProgID="Prism9.Document" ShapeID="_x0000_i1025" DrawAspect="Content" ObjectID="_1668429973" r:id="rId13"/>
              </w:object>
            </w:r>
          </w:p>
        </w:tc>
      </w:tr>
      <w:tr w:rsidR="00E721C6" w:rsidTr="001667F9">
        <w:trPr>
          <w:jc w:val="center"/>
        </w:trPr>
        <w:tc>
          <w:tcPr>
            <w:tcW w:w="6908" w:type="dxa"/>
          </w:tcPr>
          <w:p w:rsidR="00E721C6" w:rsidRPr="00F17D7D" w:rsidRDefault="00F17D7D" w:rsidP="00F17D7D">
            <w:pPr>
              <w:spacing w:line="240" w:lineRule="auto"/>
              <w:ind w:firstLine="0"/>
              <w:jc w:val="center"/>
              <w:rPr>
                <w:rFonts w:ascii="Palatino Linotype" w:hAnsi="Palatino Linotype"/>
                <w:iCs/>
                <w:color w:val="000000"/>
                <w:sz w:val="18"/>
                <w:lang w:eastAsia="de-DE"/>
              </w:rPr>
            </w:pPr>
            <w:bookmarkStart w:id="98" w:name="OLE_LINK148"/>
            <w:bookmarkStart w:id="99" w:name="OLE_LINK149"/>
            <w:bookmarkStart w:id="100" w:name="OLE_LINK88"/>
            <w:bookmarkStart w:id="101" w:name="OLE_LINK89"/>
            <w:r w:rsidRPr="00F17D7D">
              <w:rPr>
                <w:b/>
              </w:rPr>
              <w:t xml:space="preserve">Figure </w:t>
            </w:r>
            <w:r w:rsidR="00125587">
              <w:rPr>
                <w:b/>
              </w:rPr>
              <w:t>5</w:t>
            </w:r>
            <w:r w:rsidRPr="00F17D7D">
              <w:rPr>
                <w:b/>
              </w:rPr>
              <w:t>.</w:t>
            </w:r>
            <w:r>
              <w:rPr>
                <w:b/>
                <w:iCs/>
              </w:rPr>
              <w:t xml:space="preserve"> </w:t>
            </w:r>
            <w:bookmarkEnd w:id="98"/>
            <w:bookmarkEnd w:id="99"/>
            <w:r w:rsidR="00E721C6" w:rsidRPr="00F17D7D">
              <w:rPr>
                <w:rFonts w:ascii="Palatino Linotype" w:hAnsi="Palatino Linotype"/>
                <w:iCs/>
                <w:color w:val="000000"/>
                <w:sz w:val="18"/>
                <w:lang w:eastAsia="de-DE"/>
              </w:rPr>
              <w:t xml:space="preserve">Relationship </w:t>
            </w:r>
            <w:r w:rsidR="008406FD">
              <w:rPr>
                <w:rFonts w:ascii="Palatino Linotype" w:hAnsi="Palatino Linotype"/>
                <w:iCs/>
                <w:color w:val="000000"/>
                <w:sz w:val="18"/>
                <w:lang w:eastAsia="de-DE"/>
              </w:rPr>
              <w:t>between</w:t>
            </w:r>
            <w:r w:rsidR="008406FD" w:rsidRPr="00F17D7D">
              <w:rPr>
                <w:rFonts w:ascii="Palatino Linotype" w:hAnsi="Palatino Linotype"/>
                <w:iCs/>
                <w:color w:val="000000"/>
                <w:sz w:val="18"/>
                <w:lang w:eastAsia="de-DE"/>
              </w:rPr>
              <w:t xml:space="preserve"> </w:t>
            </w:r>
            <w:r w:rsidRPr="00F17D7D">
              <w:rPr>
                <w:rFonts w:ascii="Palatino Linotype" w:hAnsi="Palatino Linotype"/>
                <w:iCs/>
                <w:color w:val="000000"/>
                <w:sz w:val="18"/>
                <w:lang w:eastAsia="de-DE"/>
              </w:rPr>
              <w:t xml:space="preserve">the </w:t>
            </w:r>
            <w:r w:rsidR="00E721C6" w:rsidRPr="00F17D7D">
              <w:rPr>
                <w:rFonts w:ascii="Palatino Linotype" w:hAnsi="Palatino Linotype"/>
                <w:iCs/>
                <w:color w:val="000000"/>
                <w:sz w:val="18"/>
                <w:lang w:eastAsia="de-DE"/>
              </w:rPr>
              <w:t>number of retransmissions to packet reception rate</w:t>
            </w:r>
            <w:bookmarkEnd w:id="100"/>
            <w:bookmarkEnd w:id="101"/>
            <w:r w:rsidR="00E721C6" w:rsidRPr="00F17D7D">
              <w:rPr>
                <w:rFonts w:ascii="Palatino Linotype" w:hAnsi="Palatino Linotype"/>
                <w:iCs/>
                <w:color w:val="000000"/>
                <w:sz w:val="18"/>
                <w:lang w:eastAsia="de-DE"/>
              </w:rPr>
              <w:t>.</w:t>
            </w:r>
          </w:p>
        </w:tc>
      </w:tr>
    </w:tbl>
    <w:p w:rsidR="00E721C6" w:rsidRDefault="00CF343D" w:rsidP="00605758">
      <w:pPr>
        <w:pStyle w:val="MDPI31text"/>
      </w:pPr>
      <w:r w:rsidRPr="00CF343D">
        <w:t>The result</w:t>
      </w:r>
      <w:r w:rsidR="008406FD">
        <w:t>s</w:t>
      </w:r>
      <w:r w:rsidRPr="00CF343D">
        <w:t xml:space="preserve"> in Figure </w:t>
      </w:r>
      <w:r w:rsidR="00125587">
        <w:t>5</w:t>
      </w:r>
      <w:r w:rsidRPr="00CF343D">
        <w:t xml:space="preserve"> shows that since the sensor nodes are not allowed retransmissions, the PRR at the sink achieve</w:t>
      </w:r>
      <w:r w:rsidR="008406FD">
        <w:t>d</w:t>
      </w:r>
      <w:r w:rsidRPr="00CF343D">
        <w:t xml:space="preserve"> a low PRR</w:t>
      </w:r>
      <w:r w:rsidR="008406FD">
        <w:t>:</w:t>
      </w:r>
      <w:r w:rsidR="008406FD" w:rsidRPr="00CF343D">
        <w:t xml:space="preserve"> </w:t>
      </w:r>
      <w:r w:rsidRPr="00CF343D">
        <w:t xml:space="preserve">66.3%. </w:t>
      </w:r>
      <w:r w:rsidR="008406FD">
        <w:t>When</w:t>
      </w:r>
      <w:r w:rsidRPr="00CF343D">
        <w:t xml:space="preserve"> the sensor nodes are allowed retransmission</w:t>
      </w:r>
      <w:r w:rsidR="008406FD">
        <w:t>s</w:t>
      </w:r>
      <w:r w:rsidRPr="00CF343D">
        <w:t xml:space="preserve">, the PRR improved since the number of retransmissions increased. It is shown that </w:t>
      </w:r>
      <w:r w:rsidR="008406FD">
        <w:t>when</w:t>
      </w:r>
      <w:r w:rsidR="008406FD" w:rsidRPr="00CF343D">
        <w:t xml:space="preserve"> </w:t>
      </w:r>
      <w:r w:rsidRPr="00CF343D">
        <w:t xml:space="preserve">the link quality is not very good, the number of retransmissions will decide the network performance. Therefore, </w:t>
      </w:r>
      <w:r w:rsidR="008406FD">
        <w:t xml:space="preserve">to </w:t>
      </w:r>
      <w:r w:rsidRPr="00CF343D">
        <w:t>estimate the number of transmissions is very important.</w:t>
      </w:r>
    </w:p>
    <w:p w:rsidR="00BE43F7" w:rsidRDefault="00BE43F7" w:rsidP="00BE43F7">
      <w:pPr>
        <w:pStyle w:val="MDPI22heading2"/>
      </w:pPr>
      <w:r>
        <w:t xml:space="preserve">4.2. </w:t>
      </w:r>
      <w:r w:rsidRPr="00BE43F7">
        <w:t>Effect of the hop count on network performance</w:t>
      </w:r>
    </w:p>
    <w:p w:rsidR="00803170" w:rsidRDefault="004B67C3" w:rsidP="00803170">
      <w:pPr>
        <w:pStyle w:val="MDPI31text"/>
      </w:pPr>
      <w:r w:rsidRPr="004B67C3">
        <w:t>We evaluate</w:t>
      </w:r>
      <w:r w:rsidR="008406FD">
        <w:t>d</w:t>
      </w:r>
      <w:r w:rsidRPr="004B67C3">
        <w:t xml:space="preserve"> the effect of </w:t>
      </w:r>
      <w:r w:rsidR="008406FD">
        <w:t xml:space="preserve">the </w:t>
      </w:r>
      <w:r w:rsidRPr="004B67C3">
        <w:t xml:space="preserve">hop count on PRR. A simple linear network with the hop count varying from 1 to 4 </w:t>
      </w:r>
      <w:r w:rsidR="008406FD">
        <w:t>was</w:t>
      </w:r>
      <w:r w:rsidR="008406FD" w:rsidRPr="004B67C3">
        <w:t xml:space="preserve"> </w:t>
      </w:r>
      <w:r w:rsidRPr="004B67C3">
        <w:t xml:space="preserve">considered. </w:t>
      </w:r>
      <w:r w:rsidR="008406FD">
        <w:t>We</w:t>
      </w:r>
      <w:r w:rsidRPr="004B67C3">
        <w:t xml:space="preserve"> compare</w:t>
      </w:r>
      <w:r w:rsidR="008406FD">
        <w:t>d</w:t>
      </w:r>
      <w:r w:rsidRPr="004B67C3">
        <w:t xml:space="preserve"> our proposed</w:t>
      </w:r>
      <w:r w:rsidR="008406FD">
        <w:t xml:space="preserve"> approach</w:t>
      </w:r>
      <w:r w:rsidRPr="004B67C3">
        <w:t xml:space="preserve"> with schemes </w:t>
      </w:r>
      <w:r w:rsidR="008406FD">
        <w:t>like</w:t>
      </w:r>
      <w:r w:rsidRPr="004B67C3">
        <w:t xml:space="preserve"> ETX</w:t>
      </w:r>
      <w:r w:rsidR="008406FD">
        <w:t xml:space="preserve"> and</w:t>
      </w:r>
      <w:r w:rsidRPr="004B67C3">
        <w:t xml:space="preserve"> PRR. Each scheme estimates the number of transmissions by itself. We examine</w:t>
      </w:r>
      <w:r w:rsidR="007B5296">
        <w:t>d</w:t>
      </w:r>
      <w:r w:rsidRPr="004B67C3">
        <w:t xml:space="preserve"> the packet reception rate at the sink </w:t>
      </w:r>
      <w:r w:rsidR="007B5296">
        <w:t>for</w:t>
      </w:r>
      <w:r w:rsidR="007B5296" w:rsidRPr="004B67C3">
        <w:t xml:space="preserve"> </w:t>
      </w:r>
      <w:r w:rsidRPr="004B67C3">
        <w:t>each value of the hop count.</w:t>
      </w:r>
    </w:p>
    <w:tbl>
      <w:tblPr>
        <w:tblW w:w="0" w:type="auto"/>
        <w:jc w:val="center"/>
        <w:tblLook w:val="0600" w:firstRow="0" w:lastRow="0" w:firstColumn="0" w:lastColumn="0" w:noHBand="1" w:noVBand="1"/>
      </w:tblPr>
      <w:tblGrid>
        <w:gridCol w:w="7134"/>
      </w:tblGrid>
      <w:tr w:rsidR="003446A1" w:rsidTr="001667F9">
        <w:trPr>
          <w:jc w:val="center"/>
        </w:trPr>
        <w:tc>
          <w:tcPr>
            <w:tcW w:w="7134" w:type="dxa"/>
          </w:tcPr>
          <w:p w:rsidR="003446A1" w:rsidRDefault="008175D3" w:rsidP="001667F9">
            <w:pPr>
              <w:ind w:firstLine="0"/>
              <w:jc w:val="center"/>
            </w:pPr>
            <w:r>
              <w:object w:dxaOrig="5580" w:dyaOrig="3876">
                <v:shape id="_x0000_i1026" type="#_x0000_t75" style="width:279.25pt;height:194.1pt" o:ole="">
                  <v:imagedata r:id="rId14" o:title=""/>
                </v:shape>
                <o:OLEObject Type="Embed" ProgID="Prism9.Document" ShapeID="_x0000_i1026" DrawAspect="Content" ObjectID="_1668429974" r:id="rId15"/>
              </w:object>
            </w:r>
          </w:p>
        </w:tc>
      </w:tr>
      <w:tr w:rsidR="003446A1" w:rsidTr="001667F9">
        <w:trPr>
          <w:jc w:val="center"/>
        </w:trPr>
        <w:tc>
          <w:tcPr>
            <w:tcW w:w="7134" w:type="dxa"/>
          </w:tcPr>
          <w:p w:rsidR="003446A1" w:rsidRDefault="002212E5" w:rsidP="00B46C6F">
            <w:pPr>
              <w:ind w:firstLine="0"/>
              <w:jc w:val="center"/>
            </w:pPr>
            <w:bookmarkStart w:id="102" w:name="OLE_LINK151"/>
            <w:bookmarkStart w:id="103" w:name="OLE_LINK152"/>
            <w:r>
              <w:rPr>
                <w:b/>
              </w:rPr>
              <w:t xml:space="preserve">Figure </w:t>
            </w:r>
            <w:r w:rsidR="00125587">
              <w:rPr>
                <w:b/>
              </w:rPr>
              <w:t>6</w:t>
            </w:r>
            <w:r>
              <w:rPr>
                <w:b/>
              </w:rPr>
              <w:t>.</w:t>
            </w:r>
            <w:r>
              <w:rPr>
                <w:b/>
                <w:iCs/>
              </w:rPr>
              <w:t xml:space="preserve"> </w:t>
            </w:r>
            <w:bookmarkStart w:id="104" w:name="OLE_LINK95"/>
            <w:bookmarkStart w:id="105" w:name="OLE_LINK96"/>
            <w:bookmarkEnd w:id="102"/>
            <w:bookmarkEnd w:id="103"/>
            <w:r w:rsidR="003446A1" w:rsidRPr="002212E5">
              <w:rPr>
                <w:rFonts w:ascii="Palatino Linotype" w:hAnsi="Palatino Linotype"/>
                <w:iCs/>
                <w:color w:val="000000"/>
                <w:sz w:val="18"/>
                <w:lang w:eastAsia="de-DE"/>
              </w:rPr>
              <w:t xml:space="preserve">Effect of the hop count on </w:t>
            </w:r>
            <w:bookmarkEnd w:id="104"/>
            <w:bookmarkEnd w:id="105"/>
            <w:r w:rsidRPr="002212E5">
              <w:rPr>
                <w:rFonts w:ascii="Palatino Linotype" w:hAnsi="Palatino Linotype"/>
                <w:iCs/>
                <w:color w:val="000000"/>
                <w:sz w:val="18"/>
                <w:lang w:eastAsia="de-DE"/>
              </w:rPr>
              <w:t>network performanc</w:t>
            </w:r>
            <w:r>
              <w:rPr>
                <w:rFonts w:ascii="Palatino Linotype" w:hAnsi="Palatino Linotype"/>
                <w:iCs/>
                <w:color w:val="000000"/>
                <w:sz w:val="18"/>
                <w:lang w:eastAsia="de-DE"/>
              </w:rPr>
              <w:t>e.</w:t>
            </w:r>
          </w:p>
        </w:tc>
      </w:tr>
    </w:tbl>
    <w:p w:rsidR="00287ED2" w:rsidRDefault="00787D70" w:rsidP="00787D70">
      <w:pPr>
        <w:pStyle w:val="MDPI31text"/>
      </w:pPr>
      <w:r w:rsidRPr="00787D70">
        <w:t>The result</w:t>
      </w:r>
      <w:r w:rsidR="007B5296">
        <w:t>s</w:t>
      </w:r>
      <w:r w:rsidRPr="00787D70">
        <w:t xml:space="preserve"> </w:t>
      </w:r>
      <w:r w:rsidR="007B5296">
        <w:t>are</w:t>
      </w:r>
      <w:r w:rsidR="007B5296" w:rsidRPr="00787D70">
        <w:t xml:space="preserve"> </w:t>
      </w:r>
      <w:r w:rsidRPr="00787D70">
        <w:t>present</w:t>
      </w:r>
      <w:r w:rsidR="007B5296">
        <w:t>ed</w:t>
      </w:r>
      <w:r w:rsidRPr="00787D70">
        <w:t xml:space="preserve"> in Figure </w:t>
      </w:r>
      <w:r w:rsidR="00125587">
        <w:t>6</w:t>
      </w:r>
      <w:r w:rsidRPr="00787D70">
        <w:t>,</w:t>
      </w:r>
      <w:r w:rsidR="007B5296">
        <w:t xml:space="preserve"> where</w:t>
      </w:r>
      <w:r w:rsidRPr="00787D70">
        <w:t xml:space="preserve"> we can see that our proposed </w:t>
      </w:r>
      <w:r w:rsidR="007B5296">
        <w:t>method achieved</w:t>
      </w:r>
      <w:r w:rsidR="007B5296" w:rsidRPr="00787D70">
        <w:t xml:space="preserve"> </w:t>
      </w:r>
      <w:r w:rsidR="007B5296">
        <w:t xml:space="preserve">a </w:t>
      </w:r>
      <w:r w:rsidRPr="00787D70">
        <w:t>very high PRR</w:t>
      </w:r>
      <w:r w:rsidR="007B5296">
        <w:t>,</w:t>
      </w:r>
      <w:r w:rsidRPr="00787D70">
        <w:t xml:space="preserve"> even at the highest hop</w:t>
      </w:r>
      <w:r w:rsidR="007B5296">
        <w:t xml:space="preserve"> count</w:t>
      </w:r>
      <w:r w:rsidRPr="00787D70">
        <w:t xml:space="preserve">. </w:t>
      </w:r>
      <w:r w:rsidR="007B5296">
        <w:t>That</w:t>
      </w:r>
      <w:r w:rsidR="007B5296" w:rsidRPr="00787D70">
        <w:t xml:space="preserve"> </w:t>
      </w:r>
      <w:r w:rsidRPr="00787D70">
        <w:t xml:space="preserve">is because our proposed </w:t>
      </w:r>
      <w:r w:rsidR="007B5296">
        <w:t>method provides</w:t>
      </w:r>
      <w:r w:rsidR="007B5296" w:rsidRPr="00787D70">
        <w:t xml:space="preserve"> </w:t>
      </w:r>
      <w:r w:rsidRPr="00787D70">
        <w:t>a good estimation of the number of transmissions by using the target PRR</w:t>
      </w:r>
      <w:r w:rsidR="007B5296">
        <w:t xml:space="preserve"> to</w:t>
      </w:r>
      <w:r w:rsidRPr="00787D70">
        <w:t xml:space="preserve"> estimate link quality. </w:t>
      </w:r>
      <w:r w:rsidR="007B5296">
        <w:t>Under</w:t>
      </w:r>
      <w:r w:rsidR="007B5296" w:rsidRPr="00787D70">
        <w:t xml:space="preserve"> </w:t>
      </w:r>
      <w:r w:rsidRPr="00787D70">
        <w:t>other schemes</w:t>
      </w:r>
      <w:r w:rsidR="007B5296">
        <w:t>,</w:t>
      </w:r>
      <w:r w:rsidRPr="00787D70">
        <w:t xml:space="preserve"> the PRR decreased since the hop count increased. This is because</w:t>
      </w:r>
      <w:r w:rsidR="007B5296">
        <w:t>,</w:t>
      </w:r>
      <w:r w:rsidRPr="00787D70">
        <w:t xml:space="preserve"> </w:t>
      </w:r>
      <w:r w:rsidR="007B5296">
        <w:t>with the two other schemes, the</w:t>
      </w:r>
      <w:r w:rsidRPr="00787D70">
        <w:t xml:space="preserve"> estimate </w:t>
      </w:r>
      <w:r w:rsidR="007B5296">
        <w:t xml:space="preserve">of </w:t>
      </w:r>
      <w:r w:rsidRPr="00787D70">
        <w:t>the number of transmissions is not very good.</w:t>
      </w:r>
    </w:p>
    <w:p w:rsidR="00652E12" w:rsidRDefault="008C7650" w:rsidP="008C7650">
      <w:pPr>
        <w:pStyle w:val="MDPI22heading2"/>
      </w:pPr>
      <w:r>
        <w:t>4.3.</w:t>
      </w:r>
      <w:r w:rsidR="007B5296">
        <w:t xml:space="preserve"> Evaluating</w:t>
      </w:r>
      <w:r w:rsidRPr="008C7650">
        <w:t xml:space="preserve"> the network with </w:t>
      </w:r>
      <w:r w:rsidR="007B5296">
        <w:t>other</w:t>
      </w:r>
      <w:r w:rsidR="007B5296" w:rsidRPr="008C7650">
        <w:t xml:space="preserve"> </w:t>
      </w:r>
      <w:r w:rsidRPr="008C7650">
        <w:t>estimation scheme</w:t>
      </w:r>
      <w:r w:rsidR="007B5296">
        <w:t>s</w:t>
      </w:r>
    </w:p>
    <w:p w:rsidR="0069311B" w:rsidRDefault="007E03E5" w:rsidP="0069311B">
      <w:pPr>
        <w:pStyle w:val="MDPI31text"/>
      </w:pPr>
      <w:r w:rsidRPr="007E03E5">
        <w:t xml:space="preserve">In this examination, nine sensor nodes </w:t>
      </w:r>
      <w:r w:rsidR="007B5296">
        <w:t>were</w:t>
      </w:r>
      <w:r w:rsidR="007B5296" w:rsidRPr="007E03E5">
        <w:t xml:space="preserve"> </w:t>
      </w:r>
      <w:r w:rsidRPr="007E03E5">
        <w:t>deployed randomly</w:t>
      </w:r>
      <w:r w:rsidR="007B5296">
        <w:t>,</w:t>
      </w:r>
      <w:r w:rsidRPr="007E03E5">
        <w:t xml:space="preserve"> and the link quality between </w:t>
      </w:r>
      <w:r w:rsidR="007B5296">
        <w:t xml:space="preserve">every </w:t>
      </w:r>
      <w:r w:rsidRPr="007E03E5">
        <w:t xml:space="preserve">two nodes </w:t>
      </w:r>
      <w:r w:rsidR="007B5296">
        <w:t>was</w:t>
      </w:r>
      <w:r w:rsidR="007B5296" w:rsidRPr="007E03E5">
        <w:t xml:space="preserve"> </w:t>
      </w:r>
      <w:r w:rsidRPr="007E03E5">
        <w:t>set randomly from 70% to 90%. Each sensor node generate</w:t>
      </w:r>
      <w:r w:rsidR="007B5296">
        <w:t>d</w:t>
      </w:r>
      <w:r w:rsidRPr="007E03E5">
        <w:t xml:space="preserve"> 1000 packets periodically. The TSCH MAC protocol </w:t>
      </w:r>
      <w:r w:rsidR="007B5296">
        <w:t>was</w:t>
      </w:r>
      <w:r w:rsidR="007B5296" w:rsidRPr="007E03E5">
        <w:t xml:space="preserve"> </w:t>
      </w:r>
      <w:r w:rsidRPr="007E03E5">
        <w:t>used with the PCLLF</w:t>
      </w:r>
      <w:r w:rsidR="00CA439D">
        <w:t xml:space="preserve"> </w:t>
      </w:r>
      <w:r w:rsidR="00CA439D">
        <w:fldChar w:fldCharType="begin" w:fldLock="1"/>
      </w:r>
      <w:r w:rsidR="00970AAE">
        <w:instrText>ADDIN CSL_CITATION {"citationItems":[{"id":"ITEM-1","itemData":{"DOI":"10.3837/tiis.2019.09.006","ISSN":"22881468","abstract":"As low-power and low-rate WSNs are being widely used for industrial applications, the scheduling of such applications becomes a critical issue to guarantee meeting the stringent requirements of determinism and tight latencies. This paper studies the link scheduling problem for real-time industrial applications in time-slotted channel hopping (TSCH) networks. We propose a heuristic algorithm for centralized link scheduling referred to as path-collision aware least laxity first (PC-LLF) algorithm, which dynamically prioritizes the packets based on the laxity time to the end-to-end deadlines and the amount of collisions that messages might deal with along their designated paths to the destination device. We propose schedulability analysis of real-time applications scheduled under our prioritization approach over TSCH networks, based on the literature on real-time schedulability analysis of multiprocessors and distributed systems. We show that our methodology provides an improved schedulability condition with respect to the existing approaches. Performance evaluation studies quantify to quantify the performance of our proposed approach under a variety of scenarios.","author":[{"dropping-particle":"","family":"Darbandi","given":"A.","non-dropping-particle":"","parse-names":false,"suffix":""},{"dropping-particle":"","family":"Kim","given":"Myung Kyun","non-dropping-particle":"","parse-names":false,"suffix":""}],"container-title":"KSII Transactions on Internet and Information Systems","id":"ITEM-1","issue":"9","issued":{"date-parts":[["2019"]]},"page":"4429-4445","title":"Path collision-aware real-time link scheduling for TSCH wireless networks","type":"article-journal","volume":"13"},"uris":["http://www.mendeley.com/documents/?uuid=6cc8970f-2787-48ac-ada2-bbdb7110f88b"]}],"mendeley":{"formattedCitation":"[26]","plainTextFormattedCitation":"[26]","previouslyFormattedCitation":"[25]"},"properties":{"noteIndex":0},"schema":"https://github.com/citation-style-language/schema/raw/master/csl-citation.json"}</w:instrText>
      </w:r>
      <w:r w:rsidR="00CA439D">
        <w:fldChar w:fldCharType="separate"/>
      </w:r>
      <w:r w:rsidR="00970AAE" w:rsidRPr="00970AAE">
        <w:rPr>
          <w:noProof/>
        </w:rPr>
        <w:t>[26]</w:t>
      </w:r>
      <w:r w:rsidR="00CA439D">
        <w:fldChar w:fldCharType="end"/>
      </w:r>
      <w:r w:rsidRPr="007E03E5">
        <w:t xml:space="preserve"> scheduling algorithm to guarantee that no collision</w:t>
      </w:r>
      <w:r w:rsidR="007B5296">
        <w:t>s</w:t>
      </w:r>
      <w:r w:rsidRPr="007E03E5">
        <w:t xml:space="preserve"> in the network. We collect</w:t>
      </w:r>
      <w:r w:rsidR="007B5296">
        <w:t>ed</w:t>
      </w:r>
      <w:r w:rsidRPr="007E03E5">
        <w:t xml:space="preserve"> the packet reception rate of each sensor node at the sink.</w:t>
      </w:r>
    </w:p>
    <w:p w:rsidR="004B3504" w:rsidRDefault="00CC6A23" w:rsidP="0069311B">
      <w:pPr>
        <w:pStyle w:val="MDPI31text"/>
      </w:pPr>
      <w:r w:rsidRPr="00CC6A23">
        <w:t>The result</w:t>
      </w:r>
      <w:r w:rsidR="007B5296">
        <w:t>ing</w:t>
      </w:r>
      <w:r w:rsidRPr="00CC6A23">
        <w:t xml:space="preserve"> data PRR </w:t>
      </w:r>
      <w:r w:rsidR="007B5296">
        <w:t>for</w:t>
      </w:r>
      <w:r w:rsidR="007B5296" w:rsidRPr="00CC6A23">
        <w:t xml:space="preserve"> </w:t>
      </w:r>
      <w:r w:rsidRPr="00CC6A23">
        <w:t>each sensor node at the sink is present</w:t>
      </w:r>
      <w:r w:rsidR="007B5296">
        <w:t>ed</w:t>
      </w:r>
      <w:r w:rsidRPr="00CC6A23">
        <w:t xml:space="preserve"> in Figure </w:t>
      </w:r>
      <w:r w:rsidR="00125587">
        <w:t>7</w:t>
      </w:r>
      <w:r w:rsidRPr="00CC6A23">
        <w:t>,</w:t>
      </w:r>
      <w:r w:rsidR="007B5296">
        <w:t xml:space="preserve"> where</w:t>
      </w:r>
      <w:r w:rsidRPr="00CC6A23">
        <w:t xml:space="preserve"> the PRR of the proposed scheme almost </w:t>
      </w:r>
      <w:r w:rsidR="007B5296">
        <w:t>achieved the</w:t>
      </w:r>
      <w:r w:rsidRPr="00CC6A23">
        <w:t xml:space="preserve"> target PRR with the estimated </w:t>
      </w:r>
      <w:r w:rsidR="007B5296">
        <w:t>number</w:t>
      </w:r>
      <w:r w:rsidR="007B5296" w:rsidRPr="00CC6A23">
        <w:t xml:space="preserve"> </w:t>
      </w:r>
      <w:r w:rsidRPr="00CC6A23">
        <w:t>of transmission</w:t>
      </w:r>
      <w:r w:rsidR="007B5296">
        <w:t>s</w:t>
      </w:r>
      <w:r w:rsidRPr="00CC6A23">
        <w:t xml:space="preserve"> for each sensor node. It shows that the algorithm </w:t>
      </w:r>
      <w:r w:rsidR="007B5296">
        <w:t>for</w:t>
      </w:r>
      <w:r w:rsidR="007B5296" w:rsidRPr="00CC6A23">
        <w:t xml:space="preserve"> </w:t>
      </w:r>
      <w:r w:rsidRPr="00CC6A23">
        <w:t>calculating the number of transmission</w:t>
      </w:r>
      <w:r w:rsidR="007B5296">
        <w:t>s</w:t>
      </w:r>
      <w:r w:rsidRPr="00CC6A23">
        <w:t xml:space="preserve"> work</w:t>
      </w:r>
      <w:r w:rsidR="007B5296">
        <w:t>ed</w:t>
      </w:r>
      <w:r w:rsidRPr="00CC6A23">
        <w:t xml:space="preserve"> well. Furthermore, the other </w:t>
      </w:r>
      <w:r w:rsidR="00B86963">
        <w:t xml:space="preserve">schemes achieved a </w:t>
      </w:r>
      <w:r w:rsidRPr="00CC6A23">
        <w:t xml:space="preserve">much lower PRR since the estimation of the number of transmissions </w:t>
      </w:r>
      <w:r w:rsidR="00B86963">
        <w:t>by</w:t>
      </w:r>
      <w:r w:rsidR="00B86963" w:rsidRPr="00CC6A23">
        <w:t xml:space="preserve"> </w:t>
      </w:r>
      <w:r w:rsidRPr="00CC6A23">
        <w:t xml:space="preserve">ETX and PRR is not very good. This is because ETX and PRR </w:t>
      </w:r>
      <w:r w:rsidR="00B86963">
        <w:t>do</w:t>
      </w:r>
      <w:r w:rsidR="00B86963" w:rsidRPr="00CC6A23">
        <w:t xml:space="preserve"> </w:t>
      </w:r>
      <w:r w:rsidRPr="00CC6A23">
        <w:t>not consider the burstiness happen in the link</w:t>
      </w:r>
      <w:r w:rsidR="00B86963">
        <w:t>s</w:t>
      </w:r>
      <w:r w:rsidRPr="00CC6A23">
        <w:t>.</w:t>
      </w:r>
    </w:p>
    <w:tbl>
      <w:tblPr>
        <w:tblW w:w="0" w:type="auto"/>
        <w:jc w:val="center"/>
        <w:tblLook w:val="04A0" w:firstRow="1" w:lastRow="0" w:firstColumn="1" w:lastColumn="0" w:noHBand="0" w:noVBand="1"/>
      </w:tblPr>
      <w:tblGrid>
        <w:gridCol w:w="6908"/>
      </w:tblGrid>
      <w:tr w:rsidR="00E6224A" w:rsidTr="00E6224A">
        <w:trPr>
          <w:jc w:val="center"/>
        </w:trPr>
        <w:tc>
          <w:tcPr>
            <w:tcW w:w="6908" w:type="dxa"/>
          </w:tcPr>
          <w:bookmarkStart w:id="106" w:name="_Hlk54045314"/>
          <w:bookmarkStart w:id="107" w:name="OLE_LINK101"/>
          <w:p w:rsidR="00E6224A" w:rsidRDefault="008175D3" w:rsidP="00B46C6F">
            <w:pPr>
              <w:spacing w:line="240" w:lineRule="auto"/>
              <w:ind w:firstLine="0"/>
              <w:jc w:val="center"/>
            </w:pPr>
            <w:r>
              <w:object w:dxaOrig="5587" w:dyaOrig="3876">
                <v:shape id="_x0000_i1027" type="#_x0000_t75" style="width:279.25pt;height:194.1pt" o:ole="">
                  <v:imagedata r:id="rId16" o:title=""/>
                </v:shape>
                <o:OLEObject Type="Embed" ProgID="Prism9.Document" ShapeID="_x0000_i1027" DrawAspect="Content" ObjectID="_1668429975" r:id="rId17"/>
              </w:object>
            </w:r>
          </w:p>
        </w:tc>
      </w:tr>
      <w:tr w:rsidR="00E6224A" w:rsidTr="00E6224A">
        <w:trPr>
          <w:jc w:val="center"/>
        </w:trPr>
        <w:tc>
          <w:tcPr>
            <w:tcW w:w="6908" w:type="dxa"/>
          </w:tcPr>
          <w:p w:rsidR="008B2431" w:rsidRPr="0037679A" w:rsidRDefault="007C4237" w:rsidP="0037679A">
            <w:pPr>
              <w:spacing w:line="240" w:lineRule="auto"/>
              <w:ind w:firstLine="0"/>
              <w:jc w:val="center"/>
              <w:rPr>
                <w:rFonts w:ascii="Palatino Linotype" w:hAnsi="Palatino Linotype"/>
                <w:iCs/>
                <w:color w:val="000000"/>
                <w:sz w:val="18"/>
                <w:lang w:eastAsia="de-DE"/>
              </w:rPr>
            </w:pPr>
            <w:r>
              <w:rPr>
                <w:b/>
              </w:rPr>
              <w:t xml:space="preserve">Figure </w:t>
            </w:r>
            <w:r w:rsidR="00125587">
              <w:rPr>
                <w:b/>
              </w:rPr>
              <w:t>7</w:t>
            </w:r>
            <w:r>
              <w:rPr>
                <w:b/>
              </w:rPr>
              <w:t>.</w:t>
            </w:r>
            <w:r>
              <w:rPr>
                <w:b/>
                <w:iCs/>
              </w:rPr>
              <w:t xml:space="preserve"> </w:t>
            </w:r>
            <w:r w:rsidR="00E6224A" w:rsidRPr="00E6224A">
              <w:rPr>
                <w:rFonts w:ascii="Palatino Linotype" w:hAnsi="Palatino Linotype"/>
                <w:iCs/>
                <w:color w:val="000000"/>
                <w:sz w:val="18"/>
                <w:lang w:eastAsia="de-DE"/>
              </w:rPr>
              <w:t>The data PRR of sensor node</w:t>
            </w:r>
            <w:r w:rsidR="00C75DFE">
              <w:rPr>
                <w:rFonts w:ascii="Palatino Linotype" w:hAnsi="Palatino Linotype"/>
                <w:iCs/>
                <w:color w:val="000000"/>
                <w:sz w:val="18"/>
                <w:lang w:eastAsia="de-DE"/>
              </w:rPr>
              <w:t>s</w:t>
            </w:r>
            <w:r w:rsidR="00E6224A" w:rsidRPr="00E6224A">
              <w:rPr>
                <w:rFonts w:ascii="Palatino Linotype" w:hAnsi="Palatino Linotype"/>
                <w:iCs/>
                <w:color w:val="000000"/>
                <w:sz w:val="18"/>
                <w:lang w:eastAsia="de-DE"/>
              </w:rPr>
              <w:t xml:space="preserve"> </w:t>
            </w:r>
            <w:r w:rsidR="00C75DFE">
              <w:rPr>
                <w:rFonts w:ascii="Palatino Linotype" w:hAnsi="Palatino Linotype"/>
                <w:iCs/>
                <w:color w:val="000000"/>
                <w:sz w:val="18"/>
                <w:lang w:eastAsia="de-DE"/>
              </w:rPr>
              <w:t>under several</w:t>
            </w:r>
            <w:r w:rsidR="00E6224A" w:rsidRPr="00E6224A">
              <w:rPr>
                <w:rFonts w:ascii="Palatino Linotype" w:hAnsi="Palatino Linotype"/>
                <w:iCs/>
                <w:color w:val="000000"/>
                <w:sz w:val="18"/>
                <w:lang w:eastAsia="de-DE"/>
              </w:rPr>
              <w:t xml:space="preserve"> estimation scheme.</w:t>
            </w:r>
          </w:p>
        </w:tc>
      </w:tr>
    </w:tbl>
    <w:bookmarkEnd w:id="106"/>
    <w:bookmarkEnd w:id="107"/>
    <w:p w:rsidR="00FB2EFF" w:rsidRDefault="008B2431" w:rsidP="00FB2EFF">
      <w:pPr>
        <w:pStyle w:val="MDPI22heading2"/>
      </w:pPr>
      <w:r>
        <w:t>4.4. Evaluat</w:t>
      </w:r>
      <w:r w:rsidR="00C75DFE">
        <w:t>ing</w:t>
      </w:r>
      <w:r>
        <w:t xml:space="preserve"> network</w:t>
      </w:r>
      <w:r w:rsidR="00C75DFE">
        <w:t>s</w:t>
      </w:r>
      <w:r>
        <w:t xml:space="preserve"> </w:t>
      </w:r>
      <w:r w:rsidR="008D5310">
        <w:t>of</w:t>
      </w:r>
      <w:r w:rsidR="00C75DFE">
        <w:t xml:space="preserve"> several types</w:t>
      </w:r>
    </w:p>
    <w:p w:rsidR="00B46C6F" w:rsidRDefault="00B46C6F" w:rsidP="00B46C6F">
      <w:pPr>
        <w:pStyle w:val="MDPI31text"/>
      </w:pPr>
      <w:r>
        <w:lastRenderedPageBreak/>
        <w:t>In this examination, we r</w:t>
      </w:r>
      <w:r w:rsidR="00C75DFE">
        <w:t>a</w:t>
      </w:r>
      <w:r>
        <w:t>n nine sensors nodes deployed with</w:t>
      </w:r>
      <w:r w:rsidR="00C75DFE">
        <w:t xml:space="preserve"> a</w:t>
      </w:r>
      <w:r>
        <w:t xml:space="preserve"> link quality between two node</w:t>
      </w:r>
      <w:r w:rsidR="00BE2605">
        <w:t>s</w:t>
      </w:r>
      <w:r>
        <w:t xml:space="preserve"> set randomly </w:t>
      </w:r>
      <w:r w:rsidR="00C75DFE">
        <w:t>between</w:t>
      </w:r>
      <w:r>
        <w:t xml:space="preserve"> 70% </w:t>
      </w:r>
      <w:r w:rsidR="00C75DFE">
        <w:t>and</w:t>
      </w:r>
      <w:r>
        <w:t xml:space="preserve"> 90%. We compared network scheme</w:t>
      </w:r>
      <w:r w:rsidR="00C75DFE">
        <w:t>s</w:t>
      </w:r>
      <w:r>
        <w:t xml:space="preserve"> using minimal scheduling, orchestra scheduling</w:t>
      </w:r>
      <w:r w:rsidR="00BE2605">
        <w:t>,</w:t>
      </w:r>
      <w:r>
        <w:t xml:space="preserve"> and PCLLF scheduling</w:t>
      </w:r>
      <w:r w:rsidR="00C75DFE">
        <w:t>,</w:t>
      </w:r>
      <w:r>
        <w:t xml:space="preserve"> with </w:t>
      </w:r>
      <w:proofErr w:type="spellStart"/>
      <w:r>
        <w:t>Bdist</w:t>
      </w:r>
      <w:proofErr w:type="spellEnd"/>
      <w:r>
        <w:t xml:space="preserve"> as </w:t>
      </w:r>
      <w:r w:rsidR="00C75DFE">
        <w:t xml:space="preserve">the </w:t>
      </w:r>
      <w:r>
        <w:t>metric value and PCLLF with no retransmission config. Each sensor node generated 1000 packets and transmit</w:t>
      </w:r>
      <w:r w:rsidR="00C75DFE">
        <w:t>ted</w:t>
      </w:r>
      <w:r>
        <w:t xml:space="preserve"> using </w:t>
      </w:r>
      <w:r w:rsidR="00BE2605">
        <w:t>the</w:t>
      </w:r>
      <w:r w:rsidR="00C75DFE">
        <w:t xml:space="preserve"> time slot</w:t>
      </w:r>
      <w:r w:rsidR="00BE2605">
        <w:t xml:space="preserve"> </w:t>
      </w:r>
      <w:r>
        <w:t xml:space="preserve">assigned by </w:t>
      </w:r>
      <w:r w:rsidR="00BE2605">
        <w:t xml:space="preserve">the </w:t>
      </w:r>
      <w:r>
        <w:t>scheduling algorithm. We collect</w:t>
      </w:r>
      <w:r w:rsidR="00C75DFE">
        <w:t>ed</w:t>
      </w:r>
      <w:r>
        <w:t xml:space="preserve"> the data packet reception rate </w:t>
      </w:r>
      <w:r w:rsidR="00C75DFE">
        <w:t>at</w:t>
      </w:r>
      <w:r>
        <w:t xml:space="preserve"> the sink node.</w:t>
      </w:r>
    </w:p>
    <w:p w:rsidR="00B46C6F" w:rsidRDefault="00B46C6F" w:rsidP="0037679A">
      <w:pPr>
        <w:pStyle w:val="MDPI31text"/>
      </w:pPr>
      <w:r>
        <w:t xml:space="preserve">Figure </w:t>
      </w:r>
      <w:r w:rsidR="00125587">
        <w:t>8</w:t>
      </w:r>
      <w:r>
        <w:t xml:space="preserve"> shows the data PRR of each sensor node at the sink. From Figure </w:t>
      </w:r>
      <w:r w:rsidR="00125587">
        <w:t>8</w:t>
      </w:r>
      <w:r>
        <w:t xml:space="preserve">, the network performance of </w:t>
      </w:r>
      <w:r w:rsidR="00BE2605">
        <w:t xml:space="preserve">the </w:t>
      </w:r>
      <w:r>
        <w:t xml:space="preserve">proposed </w:t>
      </w:r>
      <w:proofErr w:type="spellStart"/>
      <w:r>
        <w:t>Bdist</w:t>
      </w:r>
      <w:proofErr w:type="spellEnd"/>
      <w:r>
        <w:t xml:space="preserve"> metric </w:t>
      </w:r>
      <w:r w:rsidR="00C75DFE">
        <w:t>had</w:t>
      </w:r>
      <w:r>
        <w:t xml:space="preserve"> </w:t>
      </w:r>
      <w:r w:rsidR="00BE2605">
        <w:t xml:space="preserve">the </w:t>
      </w:r>
      <w:r>
        <w:t>highest reliability</w:t>
      </w:r>
      <w:r w:rsidR="00C75DFE">
        <w:t>,</w:t>
      </w:r>
      <w:r>
        <w:t xml:space="preserve"> compare</w:t>
      </w:r>
      <w:r w:rsidR="00C75DFE">
        <w:t>d</w:t>
      </w:r>
      <w:r>
        <w:t xml:space="preserve"> with </w:t>
      </w:r>
      <w:r w:rsidR="00C75DFE">
        <w:t xml:space="preserve">the </w:t>
      </w:r>
      <w:r>
        <w:t>other network scheme</w:t>
      </w:r>
      <w:r w:rsidR="00BE2605">
        <w:t>s</w:t>
      </w:r>
      <w:r>
        <w:t xml:space="preserve">. Almost </w:t>
      </w:r>
      <w:r w:rsidR="00C75DFE">
        <w:t xml:space="preserve">all </w:t>
      </w:r>
      <w:r>
        <w:t>sensor node</w:t>
      </w:r>
      <w:r w:rsidR="00C75DFE">
        <w:t>s</w:t>
      </w:r>
      <w:r>
        <w:t xml:space="preserve"> </w:t>
      </w:r>
      <w:r w:rsidR="00C75DFE">
        <w:t>achieved</w:t>
      </w:r>
      <w:r>
        <w:t xml:space="preserve"> </w:t>
      </w:r>
      <w:r w:rsidR="00C75DFE">
        <w:t xml:space="preserve">the </w:t>
      </w:r>
      <w:r>
        <w:t xml:space="preserve">target PRR by using </w:t>
      </w:r>
      <w:r w:rsidR="00BE2605">
        <w:t xml:space="preserve">the </w:t>
      </w:r>
      <w:r>
        <w:t>number of transmission</w:t>
      </w:r>
      <w:r w:rsidR="00C75DFE">
        <w:t>s</w:t>
      </w:r>
      <w:r>
        <w:t xml:space="preserve"> calculated </w:t>
      </w:r>
      <w:r w:rsidR="00C75DFE">
        <w:t>with</w:t>
      </w:r>
      <w:r>
        <w:t xml:space="preserve"> our method. </w:t>
      </w:r>
      <w:r w:rsidR="00C75DFE">
        <w:t>Other</w:t>
      </w:r>
      <w:r>
        <w:t xml:space="preserve"> network scheme</w:t>
      </w:r>
      <w:r w:rsidR="00C75DFE">
        <w:t>s</w:t>
      </w:r>
      <w:r>
        <w:t xml:space="preserve"> show</w:t>
      </w:r>
      <w:r w:rsidR="00C75DFE">
        <w:t>ed</w:t>
      </w:r>
      <w:r>
        <w:t xml:space="preserve"> lower performance since they </w:t>
      </w:r>
      <w:r w:rsidR="00C75DFE">
        <w:t>do</w:t>
      </w:r>
      <w:r>
        <w:t xml:space="preserve"> not consider the retransmission</w:t>
      </w:r>
      <w:r w:rsidR="00C75DFE">
        <w:t>s</w:t>
      </w:r>
      <w:r w:rsidR="00EC2B07">
        <w:t>.</w:t>
      </w:r>
    </w:p>
    <w:tbl>
      <w:tblPr>
        <w:tblW w:w="0" w:type="auto"/>
        <w:jc w:val="center"/>
        <w:tblLook w:val="04A0" w:firstRow="1" w:lastRow="0" w:firstColumn="1" w:lastColumn="0" w:noHBand="0" w:noVBand="1"/>
      </w:tblPr>
      <w:tblGrid>
        <w:gridCol w:w="6908"/>
      </w:tblGrid>
      <w:tr w:rsidR="00FB2EFF" w:rsidTr="00B46C6F">
        <w:trPr>
          <w:jc w:val="center"/>
        </w:trPr>
        <w:tc>
          <w:tcPr>
            <w:tcW w:w="6908" w:type="dxa"/>
          </w:tcPr>
          <w:p w:rsidR="00FB2EFF" w:rsidRDefault="00463B15" w:rsidP="00B46C6F">
            <w:pPr>
              <w:spacing w:line="240" w:lineRule="auto"/>
              <w:ind w:firstLine="0"/>
              <w:jc w:val="center"/>
            </w:pPr>
            <w:r>
              <w:object w:dxaOrig="5587" w:dyaOrig="3874">
                <v:shape id="_x0000_i1028" type="#_x0000_t75" style="width:279.25pt;height:193.45pt" o:ole="">
                  <v:imagedata r:id="rId18" o:title=""/>
                </v:shape>
                <o:OLEObject Type="Embed" ProgID="Prism9.Document" ShapeID="_x0000_i1028" DrawAspect="Content" ObjectID="_1668429976" r:id="rId19"/>
              </w:object>
            </w:r>
          </w:p>
        </w:tc>
      </w:tr>
      <w:tr w:rsidR="00FB2EFF" w:rsidTr="00B46C6F">
        <w:trPr>
          <w:jc w:val="center"/>
        </w:trPr>
        <w:tc>
          <w:tcPr>
            <w:tcW w:w="6908" w:type="dxa"/>
          </w:tcPr>
          <w:p w:rsidR="00FB2EFF" w:rsidRPr="0011715F" w:rsidRDefault="00FB2EFF" w:rsidP="0037679A">
            <w:pPr>
              <w:spacing w:line="240" w:lineRule="auto"/>
              <w:ind w:firstLine="0"/>
              <w:jc w:val="center"/>
              <w:rPr>
                <w:rFonts w:ascii="Palatino Linotype" w:hAnsi="Palatino Linotype"/>
                <w:iCs/>
                <w:color w:val="000000"/>
                <w:sz w:val="18"/>
                <w:lang w:eastAsia="de-DE"/>
              </w:rPr>
            </w:pPr>
            <w:r>
              <w:rPr>
                <w:b/>
              </w:rPr>
              <w:t xml:space="preserve">Figure </w:t>
            </w:r>
            <w:r w:rsidR="00125587">
              <w:rPr>
                <w:b/>
              </w:rPr>
              <w:t>8</w:t>
            </w:r>
            <w:r>
              <w:rPr>
                <w:b/>
              </w:rPr>
              <w:t>.</w:t>
            </w:r>
            <w:r>
              <w:rPr>
                <w:b/>
                <w:iCs/>
              </w:rPr>
              <w:t xml:space="preserve"> </w:t>
            </w:r>
            <w:r w:rsidRPr="00E6224A">
              <w:rPr>
                <w:rFonts w:ascii="Palatino Linotype" w:hAnsi="Palatino Linotype"/>
                <w:iCs/>
                <w:color w:val="000000"/>
                <w:sz w:val="18"/>
                <w:lang w:eastAsia="de-DE"/>
              </w:rPr>
              <w:t>The data PRR of sensor node</w:t>
            </w:r>
            <w:r w:rsidR="00F935A3">
              <w:rPr>
                <w:rFonts w:ascii="Palatino Linotype" w:hAnsi="Palatino Linotype"/>
                <w:iCs/>
                <w:color w:val="000000"/>
                <w:sz w:val="18"/>
                <w:lang w:eastAsia="de-DE"/>
              </w:rPr>
              <w:t>s</w:t>
            </w:r>
            <w:r w:rsidRPr="00E6224A">
              <w:rPr>
                <w:rFonts w:ascii="Palatino Linotype" w:hAnsi="Palatino Linotype"/>
                <w:iCs/>
                <w:color w:val="000000"/>
                <w:sz w:val="18"/>
                <w:lang w:eastAsia="de-DE"/>
              </w:rPr>
              <w:t xml:space="preserve"> </w:t>
            </w:r>
            <w:r w:rsidR="00F935A3">
              <w:rPr>
                <w:rFonts w:ascii="Palatino Linotype" w:hAnsi="Palatino Linotype"/>
                <w:iCs/>
                <w:color w:val="000000"/>
                <w:sz w:val="18"/>
                <w:lang w:eastAsia="de-DE"/>
              </w:rPr>
              <w:t>under several</w:t>
            </w:r>
            <w:r w:rsidRPr="00E6224A">
              <w:rPr>
                <w:rFonts w:ascii="Palatino Linotype" w:hAnsi="Palatino Linotype"/>
                <w:iCs/>
                <w:color w:val="000000"/>
                <w:sz w:val="18"/>
                <w:lang w:eastAsia="de-DE"/>
              </w:rPr>
              <w:t xml:space="preserve"> </w:t>
            </w:r>
            <w:r w:rsidR="00463B15">
              <w:rPr>
                <w:rFonts w:ascii="Palatino Linotype" w:hAnsi="Palatino Linotype"/>
                <w:iCs/>
                <w:color w:val="000000"/>
                <w:sz w:val="18"/>
                <w:lang w:eastAsia="de-DE"/>
              </w:rPr>
              <w:t>network</w:t>
            </w:r>
            <w:r w:rsidRPr="00E6224A">
              <w:rPr>
                <w:rFonts w:ascii="Palatino Linotype" w:hAnsi="Palatino Linotype"/>
                <w:iCs/>
                <w:color w:val="000000"/>
                <w:sz w:val="18"/>
                <w:lang w:eastAsia="de-DE"/>
              </w:rPr>
              <w:t xml:space="preserve"> scheme</w:t>
            </w:r>
            <w:r w:rsidR="00F935A3">
              <w:rPr>
                <w:rFonts w:ascii="Palatino Linotype" w:hAnsi="Palatino Linotype"/>
                <w:iCs/>
                <w:color w:val="000000"/>
                <w:sz w:val="18"/>
                <w:lang w:eastAsia="de-DE"/>
              </w:rPr>
              <w:t>s</w:t>
            </w:r>
            <w:r w:rsidRPr="00E6224A">
              <w:rPr>
                <w:rFonts w:ascii="Palatino Linotype" w:hAnsi="Palatino Linotype"/>
                <w:iCs/>
                <w:color w:val="000000"/>
                <w:sz w:val="18"/>
                <w:lang w:eastAsia="de-DE"/>
              </w:rPr>
              <w:t>.</w:t>
            </w:r>
          </w:p>
        </w:tc>
      </w:tr>
    </w:tbl>
    <w:p w:rsidR="00FB2EFF" w:rsidRDefault="00FB2EFF" w:rsidP="0037679A">
      <w:pPr>
        <w:pStyle w:val="MDPI31text"/>
        <w:ind w:firstLine="0"/>
      </w:pPr>
    </w:p>
    <w:p w:rsidR="00B402AB" w:rsidRPr="00997F64" w:rsidRDefault="00B402AB" w:rsidP="00B402AB">
      <w:pPr>
        <w:pStyle w:val="MDPI21heading1"/>
      </w:pPr>
      <w:r>
        <w:t>5. Conclusions</w:t>
      </w:r>
    </w:p>
    <w:p w:rsidR="00B402AB" w:rsidRDefault="009A0616" w:rsidP="00B402AB">
      <w:pPr>
        <w:pStyle w:val="MDPI31text"/>
      </w:pPr>
      <w:r w:rsidRPr="009A0616">
        <w:t xml:space="preserve">In this study, we propose an LQE to apply to </w:t>
      </w:r>
      <w:r w:rsidR="00F935A3">
        <w:t>industrial</w:t>
      </w:r>
      <w:r w:rsidR="00F935A3" w:rsidRPr="009A0616">
        <w:t xml:space="preserve"> </w:t>
      </w:r>
      <w:r w:rsidR="00F935A3">
        <w:t>wireless</w:t>
      </w:r>
      <w:r w:rsidR="00F935A3" w:rsidRPr="009A0616">
        <w:t xml:space="preserve"> </w:t>
      </w:r>
      <w:r w:rsidR="00F935A3">
        <w:t>sensor</w:t>
      </w:r>
      <w:r w:rsidR="00F935A3" w:rsidRPr="009A0616">
        <w:t xml:space="preserve"> </w:t>
      </w:r>
      <w:r w:rsidRPr="009A0616">
        <w:t>networks with high reliability. Based on the burstiness property of wireless</w:t>
      </w:r>
      <w:r w:rsidR="0043013D">
        <w:t xml:space="preserve"> links</w:t>
      </w:r>
      <w:r w:rsidRPr="009A0616">
        <w:t xml:space="preserve">, we estimate the number of transmissions required to reach the PRR target by using the </w:t>
      </w:r>
      <w:r w:rsidR="0043013D">
        <w:t>burstiness</w:t>
      </w:r>
      <w:r w:rsidR="0043013D" w:rsidRPr="009A0616">
        <w:t xml:space="preserve"> </w:t>
      </w:r>
      <w:r w:rsidR="0043013D">
        <w:t>distribution</w:t>
      </w:r>
      <w:r w:rsidR="0043013D" w:rsidRPr="009A0616">
        <w:t xml:space="preserve"> </w:t>
      </w:r>
      <w:r w:rsidR="0043013D">
        <w:t>list</w:t>
      </w:r>
      <w:r w:rsidR="0043013D" w:rsidRPr="009A0616">
        <w:t xml:space="preserve"> </w:t>
      </w:r>
      <w:r w:rsidRPr="009A0616">
        <w:t xml:space="preserve">proposed in Section 3. We proved by simulation in </w:t>
      </w:r>
      <w:proofErr w:type="spellStart"/>
      <w:r w:rsidRPr="009A0616">
        <w:t>Cooja</w:t>
      </w:r>
      <w:proofErr w:type="spellEnd"/>
      <w:r w:rsidRPr="009A0616">
        <w:t xml:space="preserve"> that our approach estimates the number of transmissions </w:t>
      </w:r>
      <w:r w:rsidR="0043013D">
        <w:t xml:space="preserve">that </w:t>
      </w:r>
      <w:r w:rsidRPr="009A0616">
        <w:t>can reach the target PRR</w:t>
      </w:r>
      <w:r w:rsidR="0043013D">
        <w:t>,</w:t>
      </w:r>
      <w:r w:rsidRPr="009A0616">
        <w:t xml:space="preserve"> as we expected. </w:t>
      </w:r>
      <w:r w:rsidR="0043013D">
        <w:t>Based on</w:t>
      </w:r>
      <w:r w:rsidRPr="009A0616">
        <w:t xml:space="preserve"> the simulation</w:t>
      </w:r>
      <w:r w:rsidR="0043013D">
        <w:t xml:space="preserve"> in which</w:t>
      </w:r>
      <w:r w:rsidRPr="009A0616">
        <w:t xml:space="preserve"> we compared with some RNP-based methods </w:t>
      </w:r>
      <w:r w:rsidR="0043013D">
        <w:t>(</w:t>
      </w:r>
      <w:r w:rsidRPr="009A0616">
        <w:t>ETX</w:t>
      </w:r>
      <w:r w:rsidR="0043013D">
        <w:t xml:space="preserve"> and</w:t>
      </w:r>
      <w:r w:rsidRPr="009A0616">
        <w:t xml:space="preserve"> PRR</w:t>
      </w:r>
      <w:r w:rsidR="0043013D">
        <w:t>), our</w:t>
      </w:r>
      <w:r w:rsidRPr="009A0616">
        <w:t xml:space="preserve"> proposal can be used as the input metric to calculate the number of transmissions in scheduling </w:t>
      </w:r>
      <w:r w:rsidR="0043013D">
        <w:t>for industrial wireless sensor networks</w:t>
      </w:r>
      <w:r w:rsidRPr="009A0616">
        <w:t>. Therefore</w:t>
      </w:r>
      <w:r w:rsidR="0043013D">
        <w:t>,</w:t>
      </w:r>
      <w:r w:rsidRPr="009A0616">
        <w:t xml:space="preserve"> we conclude that our approach is highly suitable for </w:t>
      </w:r>
      <w:r w:rsidR="0043013D">
        <w:t xml:space="preserve">industrial wireless sensor networks </w:t>
      </w:r>
      <w:r w:rsidRPr="009A0616">
        <w:t>that required</w:t>
      </w:r>
      <w:r w:rsidR="0043013D">
        <w:t xml:space="preserve"> </w:t>
      </w:r>
      <w:r w:rsidRPr="009A0616">
        <w:t>high reliability for data transmission</w:t>
      </w:r>
      <w:r w:rsidR="0043013D">
        <w:t>s</w:t>
      </w:r>
      <w:r w:rsidRPr="009A0616">
        <w:t xml:space="preserve">. In the future, we will </w:t>
      </w:r>
      <w:r w:rsidR="0043013D">
        <w:t>evaluate</w:t>
      </w:r>
      <w:r w:rsidR="0043013D" w:rsidRPr="009A0616">
        <w:t xml:space="preserve"> </w:t>
      </w:r>
      <w:r w:rsidRPr="009A0616">
        <w:t>our approach to the real device</w:t>
      </w:r>
      <w:r w:rsidR="0043013D">
        <w:t>s</w:t>
      </w:r>
      <w:r w:rsidRPr="009A0616">
        <w:t xml:space="preserve"> for monitoring and control</w:t>
      </w:r>
      <w:r w:rsidR="0043013D">
        <w:t>ling</w:t>
      </w:r>
      <w:r w:rsidRPr="009A0616">
        <w:t xml:space="preserve"> systems in industrial environments.</w:t>
      </w:r>
    </w:p>
    <w:p w:rsidR="00F61965" w:rsidRPr="00374D13" w:rsidRDefault="00F61965" w:rsidP="00B402AB">
      <w:pPr>
        <w:pStyle w:val="MDPI31text"/>
      </w:pPr>
      <w:r w:rsidRPr="00374D13">
        <w:t>Note that probe packets distribution makes increasing the overhead of the network, however, it can be helpful to guarantee the reliability of data transmission since the link quality is not very good. Especially, in the real application, we cannot guarantee the link quality can be stable every time or even every link in the network has a very different link quality. Therefore, estimate the link quality to guarantee the reliability of data transmission is much important than the energy consumption in Industry application.</w:t>
      </w:r>
    </w:p>
    <w:p w:rsidR="00B402AB" w:rsidRPr="00997F64" w:rsidRDefault="00B402AB" w:rsidP="00B402AB">
      <w:pPr>
        <w:pStyle w:val="MDPI21heading1"/>
      </w:pPr>
      <w:r w:rsidRPr="00997F64">
        <w:t>References</w:t>
      </w:r>
    </w:p>
    <w:bookmarkStart w:id="108" w:name="OLE_LINK153"/>
    <w:bookmarkStart w:id="109" w:name="OLE_LINK154"/>
    <w:p w:rsidR="00970AAE" w:rsidRPr="00970AAE" w:rsidRDefault="00A03308" w:rsidP="00970AAE">
      <w:pPr>
        <w:widowControl w:val="0"/>
        <w:spacing w:after="140" w:line="240" w:lineRule="auto"/>
        <w:ind w:left="640" w:hanging="640"/>
        <w:rPr>
          <w:noProof/>
          <w:szCs w:val="24"/>
        </w:rPr>
      </w:pPr>
      <w:r w:rsidRPr="001E1734">
        <w:fldChar w:fldCharType="begin" w:fldLock="1"/>
      </w:r>
      <w:r w:rsidRPr="001C219D">
        <w:instrText xml:space="preserve">ADDIN Mendeley Bibliography CSL_BIBLIOGRAPHY </w:instrText>
      </w:r>
      <w:r w:rsidRPr="001E1734">
        <w:fldChar w:fldCharType="separate"/>
      </w:r>
      <w:r w:rsidR="00970AAE" w:rsidRPr="00970AAE">
        <w:rPr>
          <w:noProof/>
          <w:szCs w:val="24"/>
        </w:rPr>
        <w:t>[1]</w:t>
      </w:r>
      <w:r w:rsidR="00970AAE" w:rsidRPr="00970AAE">
        <w:rPr>
          <w:noProof/>
          <w:szCs w:val="24"/>
        </w:rPr>
        <w:tab/>
        <w:t xml:space="preserve">R. C. Shah, S. Roy, S. Jain, and W. Brunette, “Data MULEs: modeling and analysis of a three-tier architecture for sparse sensor networks,” </w:t>
      </w:r>
      <w:r w:rsidR="00970AAE" w:rsidRPr="00970AAE">
        <w:rPr>
          <w:i/>
          <w:iCs/>
          <w:noProof/>
          <w:szCs w:val="24"/>
        </w:rPr>
        <w:t>Ad Hoc Networks</w:t>
      </w:r>
      <w:r w:rsidR="00970AAE" w:rsidRPr="00970AAE">
        <w:rPr>
          <w:noProof/>
          <w:szCs w:val="24"/>
        </w:rPr>
        <w:t>, vol. 1, no. 2, pp. 215–233, 2003, doi: https://doi.org/10.1016/S1570-8705(03)00003-9.</w:t>
      </w:r>
    </w:p>
    <w:p w:rsidR="00970AAE" w:rsidRPr="00970AAE" w:rsidRDefault="00970AAE" w:rsidP="00970AAE">
      <w:pPr>
        <w:widowControl w:val="0"/>
        <w:spacing w:after="140" w:line="240" w:lineRule="auto"/>
        <w:ind w:left="640" w:hanging="640"/>
        <w:rPr>
          <w:noProof/>
          <w:szCs w:val="24"/>
        </w:rPr>
      </w:pPr>
      <w:r w:rsidRPr="00970AAE">
        <w:rPr>
          <w:noProof/>
          <w:szCs w:val="24"/>
        </w:rPr>
        <w:t>[2]</w:t>
      </w:r>
      <w:r w:rsidRPr="00970AAE">
        <w:rPr>
          <w:noProof/>
          <w:szCs w:val="24"/>
        </w:rPr>
        <w:tab/>
        <w:t xml:space="preserve">X. He, X. Fu, and Y. Yang, “Energy-Efficient Trajectory Planning Algorithm Based on Multi-Objective </w:t>
      </w:r>
      <w:r w:rsidRPr="00970AAE">
        <w:rPr>
          <w:noProof/>
          <w:szCs w:val="24"/>
        </w:rPr>
        <w:lastRenderedPageBreak/>
        <w:t xml:space="preserve">PSO for the Mobile Sink in Wireless Sensor Networks,” </w:t>
      </w:r>
      <w:r w:rsidRPr="00970AAE">
        <w:rPr>
          <w:i/>
          <w:iCs/>
          <w:noProof/>
          <w:szCs w:val="24"/>
        </w:rPr>
        <w:t>IEEE Access</w:t>
      </w:r>
      <w:r w:rsidRPr="00970AAE">
        <w:rPr>
          <w:noProof/>
          <w:szCs w:val="24"/>
        </w:rPr>
        <w:t>, vol. 7, pp. 176204–176217, 2019, doi: 10.1109/ACCESS.2019.2957834.</w:t>
      </w:r>
    </w:p>
    <w:p w:rsidR="00970AAE" w:rsidRPr="00970AAE" w:rsidRDefault="00970AAE" w:rsidP="00970AAE">
      <w:pPr>
        <w:widowControl w:val="0"/>
        <w:spacing w:after="140" w:line="240" w:lineRule="auto"/>
        <w:ind w:left="640" w:hanging="640"/>
        <w:rPr>
          <w:noProof/>
          <w:szCs w:val="24"/>
        </w:rPr>
      </w:pPr>
      <w:r w:rsidRPr="00970AAE">
        <w:rPr>
          <w:noProof/>
          <w:szCs w:val="24"/>
        </w:rPr>
        <w:t>[3]</w:t>
      </w:r>
      <w:r w:rsidRPr="00970AAE">
        <w:rPr>
          <w:noProof/>
          <w:szCs w:val="24"/>
        </w:rPr>
        <w:tab/>
        <w:t xml:space="preserve">X. Fu, H. Yao, and Y. Yang, “Cascading failures in wireless sensor networks with load redistribution of links and nodes,” </w:t>
      </w:r>
      <w:r w:rsidRPr="00970AAE">
        <w:rPr>
          <w:i/>
          <w:iCs/>
          <w:noProof/>
          <w:szCs w:val="24"/>
        </w:rPr>
        <w:t>Ad Hoc Networks</w:t>
      </w:r>
      <w:r w:rsidRPr="00970AAE">
        <w:rPr>
          <w:noProof/>
          <w:szCs w:val="24"/>
        </w:rPr>
        <w:t>, vol. 93, p. 101900, 2019.</w:t>
      </w:r>
    </w:p>
    <w:p w:rsidR="00970AAE" w:rsidRPr="00970AAE" w:rsidRDefault="00970AAE" w:rsidP="00970AAE">
      <w:pPr>
        <w:widowControl w:val="0"/>
        <w:spacing w:after="140" w:line="240" w:lineRule="auto"/>
        <w:ind w:left="640" w:hanging="640"/>
        <w:rPr>
          <w:noProof/>
          <w:szCs w:val="24"/>
        </w:rPr>
      </w:pPr>
      <w:r w:rsidRPr="00970AAE">
        <w:rPr>
          <w:noProof/>
          <w:szCs w:val="24"/>
        </w:rPr>
        <w:t>[4]</w:t>
      </w:r>
      <w:r w:rsidRPr="00970AAE">
        <w:rPr>
          <w:noProof/>
          <w:szCs w:val="24"/>
        </w:rPr>
        <w:tab/>
        <w:t xml:space="preserve">X. Fu, Y. Yang, and O. Postolache, “Invulnerability of Clustering Wireless Sensor Networks Against Cascading Failures,” </w:t>
      </w:r>
      <w:r w:rsidRPr="00970AAE">
        <w:rPr>
          <w:i/>
          <w:iCs/>
          <w:noProof/>
          <w:szCs w:val="24"/>
        </w:rPr>
        <w:t>IEEE Syst. J.</w:t>
      </w:r>
      <w:r w:rsidRPr="00970AAE">
        <w:rPr>
          <w:noProof/>
          <w:szCs w:val="24"/>
        </w:rPr>
        <w:t>, vol. 13, no. 2, pp. 1431–1442, 2019, doi: 10.1109/JSYST.2018.2849779.</w:t>
      </w:r>
    </w:p>
    <w:p w:rsidR="00970AAE" w:rsidRPr="00970AAE" w:rsidRDefault="00970AAE" w:rsidP="00970AAE">
      <w:pPr>
        <w:widowControl w:val="0"/>
        <w:spacing w:after="140" w:line="240" w:lineRule="auto"/>
        <w:ind w:left="640" w:hanging="640"/>
        <w:rPr>
          <w:noProof/>
          <w:szCs w:val="24"/>
        </w:rPr>
      </w:pPr>
      <w:r w:rsidRPr="00970AAE">
        <w:rPr>
          <w:noProof/>
          <w:szCs w:val="24"/>
        </w:rPr>
        <w:t>[5]</w:t>
      </w:r>
      <w:r w:rsidRPr="00970AAE">
        <w:rPr>
          <w:noProof/>
          <w:szCs w:val="24"/>
        </w:rPr>
        <w:tab/>
        <w:t xml:space="preserve">M. Mittal, C. Iwendi, S. Khan, and A. Rehman Javed, “Analysis of security and energy efficiency for shortest route discovery in low-energy adaptive clustering hierarchy protocol using Levenberg-Marquardt neural network and gated recurrent unit for intrusion detection system,” </w:t>
      </w:r>
      <w:r w:rsidRPr="00970AAE">
        <w:rPr>
          <w:i/>
          <w:iCs/>
          <w:noProof/>
          <w:szCs w:val="24"/>
        </w:rPr>
        <w:t>Trans. Emerg. Telecommun. Technol.</w:t>
      </w:r>
      <w:r w:rsidRPr="00970AAE">
        <w:rPr>
          <w:noProof/>
          <w:szCs w:val="24"/>
        </w:rPr>
        <w:t>, vol. n/a, no. n/a, p. e3997, Jun. 2020, doi: https://doi.org/10.1002/ett.3997.</w:t>
      </w:r>
    </w:p>
    <w:p w:rsidR="00970AAE" w:rsidRPr="00970AAE" w:rsidRDefault="00970AAE" w:rsidP="00970AAE">
      <w:pPr>
        <w:widowControl w:val="0"/>
        <w:spacing w:after="140" w:line="240" w:lineRule="auto"/>
        <w:ind w:left="640" w:hanging="640"/>
        <w:rPr>
          <w:noProof/>
          <w:szCs w:val="24"/>
        </w:rPr>
      </w:pPr>
      <w:r w:rsidRPr="00970AAE">
        <w:rPr>
          <w:noProof/>
          <w:szCs w:val="24"/>
        </w:rPr>
        <w:t>[6]</w:t>
      </w:r>
      <w:r w:rsidRPr="00970AAE">
        <w:rPr>
          <w:noProof/>
          <w:szCs w:val="24"/>
        </w:rPr>
        <w:tab/>
        <w:t xml:space="preserve">T. T. Nguyen and H. Oh, “A Receiver for Resource-Constrained Wireless Sensor Devices to Remove the Effect of Multipath Fading,” </w:t>
      </w:r>
      <w:r w:rsidRPr="00970AAE">
        <w:rPr>
          <w:i/>
          <w:iCs/>
          <w:noProof/>
          <w:szCs w:val="24"/>
        </w:rPr>
        <w:t>IEEE Trans. Ind. Electron.</w:t>
      </w:r>
      <w:r w:rsidRPr="00970AAE">
        <w:rPr>
          <w:noProof/>
          <w:szCs w:val="24"/>
        </w:rPr>
        <w:t>, vol. 65, no. 7, pp. 6009–6016, Jul. 2018, doi: 10.1109/TIE.2017.2779423.</w:t>
      </w:r>
    </w:p>
    <w:p w:rsidR="00970AAE" w:rsidRPr="00970AAE" w:rsidRDefault="00970AAE" w:rsidP="00970AAE">
      <w:pPr>
        <w:widowControl w:val="0"/>
        <w:spacing w:after="140" w:line="240" w:lineRule="auto"/>
        <w:ind w:left="640" w:hanging="640"/>
        <w:rPr>
          <w:noProof/>
          <w:szCs w:val="24"/>
        </w:rPr>
      </w:pPr>
      <w:r w:rsidRPr="00970AAE">
        <w:rPr>
          <w:noProof/>
          <w:szCs w:val="24"/>
        </w:rPr>
        <w:t>[7]</w:t>
      </w:r>
      <w:r w:rsidRPr="00970AAE">
        <w:rPr>
          <w:noProof/>
          <w:szCs w:val="24"/>
        </w:rPr>
        <w:tab/>
        <w:t xml:space="preserve">T. T. Nguyen and H. Oh, “SCSMA: A Smart CSMA/CA Using Blind Learning for Wireless Sensor Networks,” </w:t>
      </w:r>
      <w:r w:rsidRPr="00970AAE">
        <w:rPr>
          <w:i/>
          <w:iCs/>
          <w:noProof/>
          <w:szCs w:val="24"/>
        </w:rPr>
        <w:t>IEEE Trans. Ind. Electron.</w:t>
      </w:r>
      <w:r w:rsidRPr="00970AAE">
        <w:rPr>
          <w:noProof/>
          <w:szCs w:val="24"/>
        </w:rPr>
        <w:t>, p. 1, 2019, doi: 10.1109/TIE.2019.2960753.</w:t>
      </w:r>
    </w:p>
    <w:p w:rsidR="00970AAE" w:rsidRPr="00970AAE" w:rsidRDefault="00970AAE" w:rsidP="00970AAE">
      <w:pPr>
        <w:widowControl w:val="0"/>
        <w:spacing w:after="140" w:line="240" w:lineRule="auto"/>
        <w:ind w:left="640" w:hanging="640"/>
        <w:rPr>
          <w:noProof/>
          <w:szCs w:val="24"/>
        </w:rPr>
      </w:pPr>
      <w:r w:rsidRPr="00970AAE">
        <w:rPr>
          <w:noProof/>
          <w:szCs w:val="24"/>
        </w:rPr>
        <w:t>[8]</w:t>
      </w:r>
      <w:r w:rsidRPr="00970AAE">
        <w:rPr>
          <w:noProof/>
          <w:szCs w:val="24"/>
        </w:rPr>
        <w:tab/>
        <w:t xml:space="preserve">T. Winter </w:t>
      </w:r>
      <w:r w:rsidRPr="00970AAE">
        <w:rPr>
          <w:i/>
          <w:iCs/>
          <w:noProof/>
          <w:szCs w:val="24"/>
        </w:rPr>
        <w:t>et al.</w:t>
      </w:r>
      <w:r w:rsidRPr="00970AAE">
        <w:rPr>
          <w:noProof/>
          <w:szCs w:val="24"/>
        </w:rPr>
        <w:t xml:space="preserve">, “RPL: IPv6 Routing Protocol for Low-Power and Lossy Networks.,” </w:t>
      </w:r>
      <w:r w:rsidRPr="00970AAE">
        <w:rPr>
          <w:i/>
          <w:iCs/>
          <w:noProof/>
          <w:szCs w:val="24"/>
        </w:rPr>
        <w:t>rfc</w:t>
      </w:r>
      <w:r w:rsidRPr="00970AAE">
        <w:rPr>
          <w:noProof/>
          <w:szCs w:val="24"/>
        </w:rPr>
        <w:t>, vol. 6550, pp. 1–157, 2012.</w:t>
      </w:r>
    </w:p>
    <w:p w:rsidR="00970AAE" w:rsidRPr="00970AAE" w:rsidRDefault="00970AAE" w:rsidP="00970AAE">
      <w:pPr>
        <w:widowControl w:val="0"/>
        <w:spacing w:after="140" w:line="240" w:lineRule="auto"/>
        <w:ind w:left="640" w:hanging="640"/>
        <w:rPr>
          <w:noProof/>
          <w:szCs w:val="24"/>
        </w:rPr>
      </w:pPr>
      <w:r w:rsidRPr="00970AAE">
        <w:rPr>
          <w:noProof/>
          <w:szCs w:val="24"/>
        </w:rPr>
        <w:t>[9]</w:t>
      </w:r>
      <w:r w:rsidRPr="00970AAE">
        <w:rPr>
          <w:noProof/>
          <w:szCs w:val="24"/>
        </w:rPr>
        <w:tab/>
        <w:t xml:space="preserve">M. Mittal and C. Iwendi, “A survey on energy-aware wireless sensor routing protocols,” </w:t>
      </w:r>
      <w:r w:rsidRPr="00970AAE">
        <w:rPr>
          <w:i/>
          <w:iCs/>
          <w:noProof/>
          <w:szCs w:val="24"/>
        </w:rPr>
        <w:t>EAI Endorsed Trans. Energy Web</w:t>
      </w:r>
      <w:r w:rsidRPr="00970AAE">
        <w:rPr>
          <w:noProof/>
          <w:szCs w:val="24"/>
        </w:rPr>
        <w:t>, vol. 6, no. 24, 2019.</w:t>
      </w:r>
    </w:p>
    <w:p w:rsidR="00970AAE" w:rsidRPr="00970AAE" w:rsidRDefault="00970AAE" w:rsidP="00970AAE">
      <w:pPr>
        <w:widowControl w:val="0"/>
        <w:spacing w:after="140" w:line="240" w:lineRule="auto"/>
        <w:ind w:left="640" w:hanging="640"/>
        <w:rPr>
          <w:noProof/>
          <w:szCs w:val="24"/>
        </w:rPr>
      </w:pPr>
      <w:r w:rsidRPr="00970AAE">
        <w:rPr>
          <w:noProof/>
          <w:szCs w:val="24"/>
        </w:rPr>
        <w:t>[10]</w:t>
      </w:r>
      <w:r w:rsidRPr="00970AAE">
        <w:rPr>
          <w:noProof/>
          <w:szCs w:val="24"/>
        </w:rPr>
        <w:tab/>
        <w:t xml:space="preserve">T. Clausen, J. Yi, and U. Herberg, “Lightweight on-demand ad hoc distance-vector routing-next generation (LOADng): protocol, extension, and applicability,” </w:t>
      </w:r>
      <w:r w:rsidRPr="00970AAE">
        <w:rPr>
          <w:i/>
          <w:iCs/>
          <w:noProof/>
          <w:szCs w:val="24"/>
        </w:rPr>
        <w:t>Comput. Networks</w:t>
      </w:r>
      <w:r w:rsidRPr="00970AAE">
        <w:rPr>
          <w:noProof/>
          <w:szCs w:val="24"/>
        </w:rPr>
        <w:t>, vol. 126, pp. 125–140, 2017.</w:t>
      </w:r>
    </w:p>
    <w:p w:rsidR="00970AAE" w:rsidRPr="00970AAE" w:rsidRDefault="00970AAE" w:rsidP="00970AAE">
      <w:pPr>
        <w:widowControl w:val="0"/>
        <w:spacing w:after="140" w:line="240" w:lineRule="auto"/>
        <w:ind w:left="640" w:hanging="640"/>
        <w:rPr>
          <w:noProof/>
          <w:szCs w:val="24"/>
        </w:rPr>
      </w:pPr>
      <w:r w:rsidRPr="00970AAE">
        <w:rPr>
          <w:noProof/>
          <w:szCs w:val="24"/>
        </w:rPr>
        <w:t>[11]</w:t>
      </w:r>
      <w:r w:rsidRPr="00970AAE">
        <w:rPr>
          <w:noProof/>
          <w:szCs w:val="24"/>
        </w:rPr>
        <w:tab/>
        <w:t xml:space="preserve">T. T. Nguyen and H. Oh, “Constructing an optimally balanced tree to maximize data throughput with multiple channels,” </w:t>
      </w:r>
      <w:r w:rsidRPr="00970AAE">
        <w:rPr>
          <w:i/>
          <w:iCs/>
          <w:noProof/>
          <w:szCs w:val="24"/>
        </w:rPr>
        <w:t>Wirel. Networks</w:t>
      </w:r>
      <w:r w:rsidRPr="00970AAE">
        <w:rPr>
          <w:noProof/>
          <w:szCs w:val="24"/>
        </w:rPr>
        <w:t>, vol. 24, no. 3, pp. 993–1005, Apr. 2018, doi: 10.1007/s11276-017-1550-x.</w:t>
      </w:r>
    </w:p>
    <w:p w:rsidR="00970AAE" w:rsidRPr="00970AAE" w:rsidRDefault="00970AAE" w:rsidP="00970AAE">
      <w:pPr>
        <w:widowControl w:val="0"/>
        <w:spacing w:after="140" w:line="240" w:lineRule="auto"/>
        <w:ind w:left="640" w:hanging="640"/>
        <w:rPr>
          <w:noProof/>
          <w:szCs w:val="24"/>
        </w:rPr>
      </w:pPr>
      <w:r w:rsidRPr="00970AAE">
        <w:rPr>
          <w:noProof/>
          <w:szCs w:val="24"/>
        </w:rPr>
        <w:t>[12]</w:t>
      </w:r>
      <w:r w:rsidRPr="00970AAE">
        <w:rPr>
          <w:noProof/>
          <w:szCs w:val="24"/>
        </w:rPr>
        <w:tab/>
        <w:t xml:space="preserve">C. Noda, S. Prabh, M. Alves, C. A. Boano, and T. Voigt, “Quantifying the channel quality for interference-aware wireless sensor networks,” </w:t>
      </w:r>
      <w:r w:rsidRPr="00970AAE">
        <w:rPr>
          <w:i/>
          <w:iCs/>
          <w:noProof/>
          <w:szCs w:val="24"/>
        </w:rPr>
        <w:t>ACM SIGBED Rev.</w:t>
      </w:r>
      <w:r w:rsidRPr="00970AAE">
        <w:rPr>
          <w:noProof/>
          <w:szCs w:val="24"/>
        </w:rPr>
        <w:t>, vol. 8, no. 4, pp. 43–48, 2011.</w:t>
      </w:r>
    </w:p>
    <w:p w:rsidR="00970AAE" w:rsidRPr="00970AAE" w:rsidRDefault="00970AAE" w:rsidP="00970AAE">
      <w:pPr>
        <w:widowControl w:val="0"/>
        <w:spacing w:after="140" w:line="240" w:lineRule="auto"/>
        <w:ind w:left="640" w:hanging="640"/>
        <w:rPr>
          <w:noProof/>
          <w:szCs w:val="24"/>
        </w:rPr>
      </w:pPr>
      <w:r w:rsidRPr="00970AAE">
        <w:rPr>
          <w:noProof/>
          <w:szCs w:val="24"/>
        </w:rPr>
        <w:t>[13]</w:t>
      </w:r>
      <w:r w:rsidRPr="00970AAE">
        <w:rPr>
          <w:noProof/>
          <w:szCs w:val="24"/>
        </w:rPr>
        <w:tab/>
        <w:t xml:space="preserve">H.-J. Audéoud and M. Heusse, “Quick and efficient link quality estimation in wireless sensors networks,” in </w:t>
      </w:r>
      <w:r w:rsidRPr="00970AAE">
        <w:rPr>
          <w:i/>
          <w:iCs/>
          <w:noProof/>
          <w:szCs w:val="24"/>
        </w:rPr>
        <w:t>2018 14th Annual Conference on Wireless On-demand Network Systems and Services (WONS)</w:t>
      </w:r>
      <w:r w:rsidRPr="00970AAE">
        <w:rPr>
          <w:noProof/>
          <w:szCs w:val="24"/>
        </w:rPr>
        <w:t>, 2018, pp. 87–90.</w:t>
      </w:r>
    </w:p>
    <w:p w:rsidR="00970AAE" w:rsidRPr="00970AAE" w:rsidRDefault="00970AAE" w:rsidP="00970AAE">
      <w:pPr>
        <w:widowControl w:val="0"/>
        <w:spacing w:after="140" w:line="240" w:lineRule="auto"/>
        <w:ind w:left="640" w:hanging="640"/>
        <w:rPr>
          <w:noProof/>
          <w:szCs w:val="24"/>
        </w:rPr>
      </w:pPr>
      <w:r w:rsidRPr="00970AAE">
        <w:rPr>
          <w:noProof/>
          <w:szCs w:val="24"/>
        </w:rPr>
        <w:t>[14]</w:t>
      </w:r>
      <w:r w:rsidRPr="00970AAE">
        <w:rPr>
          <w:noProof/>
          <w:szCs w:val="24"/>
        </w:rPr>
        <w:tab/>
        <w:t xml:space="preserve">M. Eskola and T. Heikkilä, “Classification of radio channel disturbances for industrial wireless sensor networks,” </w:t>
      </w:r>
      <w:r w:rsidRPr="00970AAE">
        <w:rPr>
          <w:i/>
          <w:iCs/>
          <w:noProof/>
          <w:szCs w:val="24"/>
        </w:rPr>
        <w:t>Ad Hoc Networks</w:t>
      </w:r>
      <w:r w:rsidRPr="00970AAE">
        <w:rPr>
          <w:noProof/>
          <w:szCs w:val="24"/>
        </w:rPr>
        <w:t>, vol. 42, pp. 19–33, 2016.</w:t>
      </w:r>
    </w:p>
    <w:p w:rsidR="00970AAE" w:rsidRPr="00970AAE" w:rsidRDefault="00970AAE" w:rsidP="00970AAE">
      <w:pPr>
        <w:widowControl w:val="0"/>
        <w:spacing w:after="140" w:line="240" w:lineRule="auto"/>
        <w:ind w:left="640" w:hanging="640"/>
        <w:rPr>
          <w:noProof/>
          <w:szCs w:val="24"/>
        </w:rPr>
      </w:pPr>
      <w:r w:rsidRPr="00970AAE">
        <w:rPr>
          <w:noProof/>
          <w:szCs w:val="24"/>
        </w:rPr>
        <w:t>[15]</w:t>
      </w:r>
      <w:r w:rsidRPr="00970AAE">
        <w:rPr>
          <w:noProof/>
          <w:szCs w:val="24"/>
        </w:rPr>
        <w:tab/>
        <w:t xml:space="preserve">R. D. Gomes, D. V Queiroz, A. C. Lima Filho, I. E. Fonseca, and M. S. Alencar, “Real-time link quality estimation for industrial wireless sensor networks using dedicated nodes,” </w:t>
      </w:r>
      <w:r w:rsidRPr="00970AAE">
        <w:rPr>
          <w:i/>
          <w:iCs/>
          <w:noProof/>
          <w:szCs w:val="24"/>
        </w:rPr>
        <w:t>Ad Hoc Networks</w:t>
      </w:r>
      <w:r w:rsidRPr="00970AAE">
        <w:rPr>
          <w:noProof/>
          <w:szCs w:val="24"/>
        </w:rPr>
        <w:t>, vol. 59, pp. 116–133, 2017.</w:t>
      </w:r>
    </w:p>
    <w:p w:rsidR="00970AAE" w:rsidRPr="00970AAE" w:rsidRDefault="00970AAE" w:rsidP="00970AAE">
      <w:pPr>
        <w:widowControl w:val="0"/>
        <w:spacing w:after="140" w:line="240" w:lineRule="auto"/>
        <w:ind w:left="640" w:hanging="640"/>
        <w:rPr>
          <w:noProof/>
          <w:szCs w:val="24"/>
        </w:rPr>
      </w:pPr>
      <w:r w:rsidRPr="00970AAE">
        <w:rPr>
          <w:noProof/>
          <w:szCs w:val="24"/>
        </w:rPr>
        <w:t>[16]</w:t>
      </w:r>
      <w:r w:rsidRPr="00970AAE">
        <w:rPr>
          <w:noProof/>
          <w:szCs w:val="24"/>
        </w:rPr>
        <w:tab/>
        <w:t xml:space="preserve">G. Kirubasri and N. U. Maheswari, “A study on hardware and software link quality metrics for wireless </w:t>
      </w:r>
      <w:r w:rsidRPr="00970AAE">
        <w:rPr>
          <w:noProof/>
          <w:szCs w:val="24"/>
        </w:rPr>
        <w:lastRenderedPageBreak/>
        <w:t xml:space="preserve">multimedia sensor networks,” </w:t>
      </w:r>
      <w:r w:rsidRPr="00970AAE">
        <w:rPr>
          <w:i/>
          <w:iCs/>
          <w:noProof/>
          <w:szCs w:val="24"/>
        </w:rPr>
        <w:t>Int. J. Adv. Netw. Appl.</w:t>
      </w:r>
      <w:r w:rsidRPr="00970AAE">
        <w:rPr>
          <w:noProof/>
          <w:szCs w:val="24"/>
        </w:rPr>
        <w:t>, vol. 8, no. 3, p. 3103, 2016.</w:t>
      </w:r>
    </w:p>
    <w:p w:rsidR="00970AAE" w:rsidRPr="00970AAE" w:rsidRDefault="00970AAE" w:rsidP="00970AAE">
      <w:pPr>
        <w:widowControl w:val="0"/>
        <w:spacing w:after="140" w:line="240" w:lineRule="auto"/>
        <w:ind w:left="640" w:hanging="640"/>
        <w:rPr>
          <w:noProof/>
          <w:szCs w:val="24"/>
        </w:rPr>
      </w:pPr>
      <w:r w:rsidRPr="00970AAE">
        <w:rPr>
          <w:noProof/>
          <w:szCs w:val="24"/>
        </w:rPr>
        <w:t>[17]</w:t>
      </w:r>
      <w:r w:rsidRPr="00970AAE">
        <w:rPr>
          <w:noProof/>
          <w:szCs w:val="24"/>
        </w:rPr>
        <w:tab/>
        <w:t xml:space="preserve">A. Woo and D. E. Culler, </w:t>
      </w:r>
      <w:r w:rsidRPr="00970AAE">
        <w:rPr>
          <w:i/>
          <w:iCs/>
          <w:noProof/>
          <w:szCs w:val="24"/>
        </w:rPr>
        <w:t>Evaluation of efficient link reliability estimators for low-power wireless networks</w:t>
      </w:r>
      <w:r w:rsidRPr="00970AAE">
        <w:rPr>
          <w:noProof/>
          <w:szCs w:val="24"/>
        </w:rPr>
        <w:t>. Computer Science Division, University of California Oakland, Calif, USA, 2003.</w:t>
      </w:r>
    </w:p>
    <w:p w:rsidR="00970AAE" w:rsidRPr="00970AAE" w:rsidRDefault="00970AAE" w:rsidP="00970AAE">
      <w:pPr>
        <w:widowControl w:val="0"/>
        <w:spacing w:after="140" w:line="240" w:lineRule="auto"/>
        <w:ind w:left="640" w:hanging="640"/>
        <w:rPr>
          <w:noProof/>
          <w:szCs w:val="24"/>
        </w:rPr>
      </w:pPr>
      <w:r w:rsidRPr="00970AAE">
        <w:rPr>
          <w:noProof/>
          <w:szCs w:val="24"/>
        </w:rPr>
        <w:t>[18]</w:t>
      </w:r>
      <w:r w:rsidRPr="00970AAE">
        <w:rPr>
          <w:noProof/>
          <w:szCs w:val="24"/>
        </w:rPr>
        <w:tab/>
        <w:t xml:space="preserve">D. S. J. De Couto, D. Aguayo, J. Bicket, and R. Morris, “A high-throughput path metric for multi-hop wireless routing,” in </w:t>
      </w:r>
      <w:r w:rsidRPr="00970AAE">
        <w:rPr>
          <w:i/>
          <w:iCs/>
          <w:noProof/>
          <w:szCs w:val="24"/>
        </w:rPr>
        <w:t>Proceedings of the 9th annual international conference on Mobile computing and networking</w:t>
      </w:r>
      <w:r w:rsidRPr="00970AAE">
        <w:rPr>
          <w:noProof/>
          <w:szCs w:val="24"/>
        </w:rPr>
        <w:t>, 2003, pp. 134–146.</w:t>
      </w:r>
    </w:p>
    <w:p w:rsidR="00970AAE" w:rsidRPr="00970AAE" w:rsidRDefault="00970AAE" w:rsidP="00970AAE">
      <w:pPr>
        <w:widowControl w:val="0"/>
        <w:spacing w:after="140" w:line="240" w:lineRule="auto"/>
        <w:ind w:left="640" w:hanging="640"/>
        <w:rPr>
          <w:noProof/>
          <w:szCs w:val="24"/>
        </w:rPr>
      </w:pPr>
      <w:r w:rsidRPr="00970AAE">
        <w:rPr>
          <w:noProof/>
          <w:szCs w:val="24"/>
        </w:rPr>
        <w:t>[19]</w:t>
      </w:r>
      <w:r w:rsidRPr="00970AAE">
        <w:rPr>
          <w:noProof/>
          <w:szCs w:val="24"/>
        </w:rPr>
        <w:tab/>
        <w:t xml:space="preserve">C. E. Koksal and H. Balakrishnan, “Quality-aware routing metrics for time-varying wireless mesh networks,” </w:t>
      </w:r>
      <w:r w:rsidRPr="00970AAE">
        <w:rPr>
          <w:i/>
          <w:iCs/>
          <w:noProof/>
          <w:szCs w:val="24"/>
        </w:rPr>
        <w:t>IEEE J. Sel. areas Commun.</w:t>
      </w:r>
      <w:r w:rsidRPr="00970AAE">
        <w:rPr>
          <w:noProof/>
          <w:szCs w:val="24"/>
        </w:rPr>
        <w:t>, vol. 24, no. 11, pp. 1984–1994, 2006.</w:t>
      </w:r>
    </w:p>
    <w:p w:rsidR="00970AAE" w:rsidRPr="00970AAE" w:rsidRDefault="00970AAE" w:rsidP="00970AAE">
      <w:pPr>
        <w:widowControl w:val="0"/>
        <w:spacing w:after="140" w:line="240" w:lineRule="auto"/>
        <w:ind w:left="640" w:hanging="640"/>
        <w:rPr>
          <w:noProof/>
          <w:szCs w:val="24"/>
        </w:rPr>
      </w:pPr>
      <w:r w:rsidRPr="00970AAE">
        <w:rPr>
          <w:noProof/>
          <w:szCs w:val="24"/>
        </w:rPr>
        <w:t>[20]</w:t>
      </w:r>
      <w:r w:rsidRPr="00970AAE">
        <w:rPr>
          <w:noProof/>
          <w:szCs w:val="24"/>
        </w:rPr>
        <w:tab/>
        <w:t xml:space="preserve">R. Fonseca, O. Gnawali, K. Jamieson, and P. Levis, “Four-bit wireless link estimation.,” in </w:t>
      </w:r>
      <w:r w:rsidRPr="00970AAE">
        <w:rPr>
          <w:i/>
          <w:iCs/>
          <w:noProof/>
          <w:szCs w:val="24"/>
        </w:rPr>
        <w:t>HotNets</w:t>
      </w:r>
      <w:r w:rsidRPr="00970AAE">
        <w:rPr>
          <w:noProof/>
          <w:szCs w:val="24"/>
        </w:rPr>
        <w:t>, 2007.</w:t>
      </w:r>
    </w:p>
    <w:p w:rsidR="00970AAE" w:rsidRPr="00970AAE" w:rsidRDefault="00970AAE" w:rsidP="00970AAE">
      <w:pPr>
        <w:widowControl w:val="0"/>
        <w:spacing w:after="140" w:line="240" w:lineRule="auto"/>
        <w:ind w:left="640" w:hanging="640"/>
        <w:rPr>
          <w:noProof/>
          <w:szCs w:val="24"/>
        </w:rPr>
      </w:pPr>
      <w:r w:rsidRPr="00970AAE">
        <w:rPr>
          <w:noProof/>
          <w:szCs w:val="24"/>
        </w:rPr>
        <w:t>[21]</w:t>
      </w:r>
      <w:r w:rsidRPr="00970AAE">
        <w:rPr>
          <w:noProof/>
          <w:szCs w:val="24"/>
        </w:rPr>
        <w:tab/>
        <w:t xml:space="preserve">V. C. Gungor and M. K. Korkmaz, “Wireless link-quality estimation in smart grid environments,” </w:t>
      </w:r>
      <w:r w:rsidRPr="00970AAE">
        <w:rPr>
          <w:i/>
          <w:iCs/>
          <w:noProof/>
          <w:szCs w:val="24"/>
        </w:rPr>
        <w:t>Int. J. Distrib. Sens. Networks</w:t>
      </w:r>
      <w:r w:rsidRPr="00970AAE">
        <w:rPr>
          <w:noProof/>
          <w:szCs w:val="24"/>
        </w:rPr>
        <w:t>, vol. 8, no. 2, p. 214068, 2012.</w:t>
      </w:r>
    </w:p>
    <w:p w:rsidR="00970AAE" w:rsidRPr="00970AAE" w:rsidRDefault="00970AAE" w:rsidP="00970AAE">
      <w:pPr>
        <w:widowControl w:val="0"/>
        <w:spacing w:after="140" w:line="240" w:lineRule="auto"/>
        <w:ind w:left="640" w:hanging="640"/>
        <w:rPr>
          <w:noProof/>
          <w:szCs w:val="24"/>
        </w:rPr>
      </w:pPr>
      <w:r w:rsidRPr="00970AAE">
        <w:rPr>
          <w:noProof/>
          <w:szCs w:val="24"/>
        </w:rPr>
        <w:t>[22]</w:t>
      </w:r>
      <w:r w:rsidRPr="00970AAE">
        <w:rPr>
          <w:noProof/>
          <w:szCs w:val="24"/>
        </w:rPr>
        <w:tab/>
        <w:t xml:space="preserve">H. Kaneko and K. Funatsu, “Application of online support vector regression for soft sensors,” </w:t>
      </w:r>
      <w:r w:rsidRPr="00970AAE">
        <w:rPr>
          <w:i/>
          <w:iCs/>
          <w:noProof/>
          <w:szCs w:val="24"/>
        </w:rPr>
        <w:t>AIChE J.</w:t>
      </w:r>
      <w:r w:rsidRPr="00970AAE">
        <w:rPr>
          <w:noProof/>
          <w:szCs w:val="24"/>
        </w:rPr>
        <w:t>, vol. 60, no. 2, pp. 600–612, 2014.</w:t>
      </w:r>
    </w:p>
    <w:p w:rsidR="00970AAE" w:rsidRPr="00970AAE" w:rsidRDefault="00970AAE" w:rsidP="00970AAE">
      <w:pPr>
        <w:widowControl w:val="0"/>
        <w:spacing w:after="140" w:line="240" w:lineRule="auto"/>
        <w:ind w:left="640" w:hanging="640"/>
        <w:rPr>
          <w:noProof/>
          <w:szCs w:val="24"/>
        </w:rPr>
      </w:pPr>
      <w:r w:rsidRPr="00970AAE">
        <w:rPr>
          <w:noProof/>
          <w:szCs w:val="24"/>
        </w:rPr>
        <w:t>[23]</w:t>
      </w:r>
      <w:r w:rsidRPr="00970AAE">
        <w:rPr>
          <w:noProof/>
          <w:szCs w:val="24"/>
        </w:rPr>
        <w:tab/>
        <w:t xml:space="preserve">L. Fortuna, P. Giannone, S. Graziani, and M. G. Xibilia, “Virtual Instruments Based on Stacked Neural Networks to Improve Product Quality Monitoring in a Refinery,” </w:t>
      </w:r>
      <w:r w:rsidRPr="00970AAE">
        <w:rPr>
          <w:i/>
          <w:iCs/>
          <w:noProof/>
          <w:szCs w:val="24"/>
        </w:rPr>
        <w:t>IEEE Trans. Instrum. Meas.</w:t>
      </w:r>
      <w:r w:rsidRPr="00970AAE">
        <w:rPr>
          <w:noProof/>
          <w:szCs w:val="24"/>
        </w:rPr>
        <w:t>, vol. 56, no. 1, pp. 95–101, 2007, doi: 10.1109/TIM.2006.887331.</w:t>
      </w:r>
    </w:p>
    <w:p w:rsidR="00970AAE" w:rsidRPr="00970AAE" w:rsidRDefault="00970AAE" w:rsidP="00970AAE">
      <w:pPr>
        <w:widowControl w:val="0"/>
        <w:spacing w:after="140" w:line="240" w:lineRule="auto"/>
        <w:ind w:left="640" w:hanging="640"/>
        <w:rPr>
          <w:noProof/>
          <w:szCs w:val="24"/>
        </w:rPr>
      </w:pPr>
      <w:r w:rsidRPr="00970AAE">
        <w:rPr>
          <w:noProof/>
          <w:szCs w:val="24"/>
        </w:rPr>
        <w:t>[24]</w:t>
      </w:r>
      <w:r w:rsidRPr="00970AAE">
        <w:rPr>
          <w:noProof/>
          <w:szCs w:val="24"/>
        </w:rPr>
        <w:tab/>
        <w:t xml:space="preserve">K. Srinivasan, M. A. Kazandjieva, S. Agarwal, and P. Levis, “The β-factor: measuring wireless link burstiness,” in </w:t>
      </w:r>
      <w:r w:rsidRPr="00970AAE">
        <w:rPr>
          <w:i/>
          <w:iCs/>
          <w:noProof/>
          <w:szCs w:val="24"/>
        </w:rPr>
        <w:t>Proceedings of the 6th ACM conference on Embedded network sensor systems</w:t>
      </w:r>
      <w:r w:rsidRPr="00970AAE">
        <w:rPr>
          <w:noProof/>
          <w:szCs w:val="24"/>
        </w:rPr>
        <w:t>, 2008, pp. 29–42.</w:t>
      </w:r>
    </w:p>
    <w:p w:rsidR="00970AAE" w:rsidRPr="00970AAE" w:rsidRDefault="00970AAE" w:rsidP="00970AAE">
      <w:pPr>
        <w:widowControl w:val="0"/>
        <w:spacing w:after="140" w:line="240" w:lineRule="auto"/>
        <w:ind w:left="640" w:hanging="640"/>
        <w:rPr>
          <w:noProof/>
          <w:szCs w:val="24"/>
        </w:rPr>
      </w:pPr>
      <w:r w:rsidRPr="00970AAE">
        <w:rPr>
          <w:noProof/>
          <w:szCs w:val="24"/>
        </w:rPr>
        <w:t>[25]</w:t>
      </w:r>
      <w:r w:rsidRPr="00970AAE">
        <w:rPr>
          <w:noProof/>
          <w:szCs w:val="24"/>
        </w:rPr>
        <w:tab/>
        <w:t xml:space="preserve">S. Munir, S. Lin, E. Hoque, S. M. S. Nirjon, J. A. Stankovic, and K. Whitehouse, “Addressing burstiness for reliable communication and latency bound generation in wireless sensor networks,” in </w:t>
      </w:r>
      <w:r w:rsidRPr="00970AAE">
        <w:rPr>
          <w:i/>
          <w:iCs/>
          <w:noProof/>
          <w:szCs w:val="24"/>
        </w:rPr>
        <w:t>Proceedings of the 9th ACM/IEEE International Conference on Information Processing in Sensor Networks</w:t>
      </w:r>
      <w:r w:rsidRPr="00970AAE">
        <w:rPr>
          <w:noProof/>
          <w:szCs w:val="24"/>
        </w:rPr>
        <w:t>, 2010, pp. 303–314.</w:t>
      </w:r>
    </w:p>
    <w:p w:rsidR="00970AAE" w:rsidRPr="00970AAE" w:rsidRDefault="00970AAE" w:rsidP="00970AAE">
      <w:pPr>
        <w:widowControl w:val="0"/>
        <w:spacing w:after="140" w:line="240" w:lineRule="auto"/>
        <w:ind w:left="640" w:hanging="640"/>
        <w:rPr>
          <w:noProof/>
        </w:rPr>
      </w:pPr>
      <w:r w:rsidRPr="00970AAE">
        <w:rPr>
          <w:noProof/>
          <w:szCs w:val="24"/>
        </w:rPr>
        <w:t>[26]</w:t>
      </w:r>
      <w:r w:rsidRPr="00970AAE">
        <w:rPr>
          <w:noProof/>
          <w:szCs w:val="24"/>
        </w:rPr>
        <w:tab/>
        <w:t xml:space="preserve">A. Darbandi and M. K. Kim, “Path collision-aware real-time link scheduling for TSCH wireless networks,” </w:t>
      </w:r>
      <w:r w:rsidRPr="00970AAE">
        <w:rPr>
          <w:i/>
          <w:iCs/>
          <w:noProof/>
          <w:szCs w:val="24"/>
        </w:rPr>
        <w:t>KSII Trans. Internet Inf. Syst.</w:t>
      </w:r>
      <w:r w:rsidRPr="00970AAE">
        <w:rPr>
          <w:noProof/>
          <w:szCs w:val="24"/>
        </w:rPr>
        <w:t>, vol. 13, no. 9, pp. 4429–4445, 2019, doi: 10.3837/tiis.2019.09.006.</w:t>
      </w:r>
    </w:p>
    <w:p w:rsidR="00417333" w:rsidRDefault="00A03308" w:rsidP="00A03308">
      <w:pPr>
        <w:pStyle w:val="MDPI74PublishersNote"/>
        <w:rPr>
          <w:b/>
        </w:rPr>
      </w:pPr>
      <w:r w:rsidRPr="001E1734">
        <w:fldChar w:fldCharType="end"/>
      </w:r>
      <w:bookmarkEnd w:id="108"/>
      <w:bookmarkEnd w:id="109"/>
    </w:p>
    <w:p w:rsidR="00E847BE" w:rsidRPr="009E18F7" w:rsidRDefault="009E18F7" w:rsidP="009E18F7">
      <w:pPr>
        <w:pStyle w:val="MDPI74PublishersNote"/>
      </w:pPr>
      <w:r w:rsidRPr="009E18F7">
        <w:rPr>
          <w:b/>
        </w:rPr>
        <w:t>Publisher’s Note:</w:t>
      </w:r>
      <w:r>
        <w:t xml:space="preserve"> MDPI stays neutral with regard to jurisdictional claims in published maps and institutional affiliations.</w:t>
      </w:r>
    </w:p>
    <w:tbl>
      <w:tblPr>
        <w:tblW w:w="0" w:type="auto"/>
        <w:jc w:val="center"/>
        <w:tblLook w:val="04A0" w:firstRow="1" w:lastRow="0" w:firstColumn="1" w:lastColumn="0" w:noHBand="0" w:noVBand="1"/>
      </w:tblPr>
      <w:tblGrid>
        <w:gridCol w:w="1706"/>
        <w:gridCol w:w="7138"/>
      </w:tblGrid>
      <w:tr w:rsidR="00E847BE" w:rsidRPr="00B76A8D" w:rsidTr="0009574A">
        <w:trPr>
          <w:jc w:val="center"/>
        </w:trPr>
        <w:tc>
          <w:tcPr>
            <w:tcW w:w="0" w:type="auto"/>
            <w:shd w:val="clear" w:color="auto" w:fill="auto"/>
            <w:vAlign w:val="center"/>
          </w:tcPr>
          <w:p w:rsidR="00E847BE" w:rsidRPr="00B76A8D" w:rsidRDefault="00FB0E3B" w:rsidP="005E2C13">
            <w:pPr>
              <w:pStyle w:val="MDPI71References"/>
              <w:numPr>
                <w:ilvl w:val="0"/>
                <w:numId w:val="0"/>
              </w:numPr>
              <w:ind w:left="-85"/>
              <w:rPr>
                <w:rFonts w:eastAsia="SimSun"/>
                <w:bCs/>
              </w:rPr>
            </w:pPr>
            <w:r w:rsidRPr="00B76A8D">
              <w:rPr>
                <w:rFonts w:eastAsia="SimSun"/>
                <w:bCs/>
                <w:noProof/>
              </w:rPr>
              <w:drawing>
                <wp:inline distT="0" distB="0" distL="0" distR="0">
                  <wp:extent cx="1000125"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00125" cy="361950"/>
                          </a:xfrm>
                          <a:prstGeom prst="rect">
                            <a:avLst/>
                          </a:prstGeom>
                          <a:noFill/>
                          <a:ln>
                            <a:noFill/>
                          </a:ln>
                        </pic:spPr>
                      </pic:pic>
                    </a:graphicData>
                  </a:graphic>
                </wp:inline>
              </w:drawing>
            </w:r>
          </w:p>
        </w:tc>
        <w:tc>
          <w:tcPr>
            <w:tcW w:w="7149" w:type="dxa"/>
            <w:shd w:val="clear" w:color="auto" w:fill="auto"/>
            <w:vAlign w:val="center"/>
          </w:tcPr>
          <w:p w:rsidR="00E847BE" w:rsidRPr="00B76A8D" w:rsidRDefault="0083730C" w:rsidP="007154F9">
            <w:pPr>
              <w:pStyle w:val="MDPI71References"/>
              <w:numPr>
                <w:ilvl w:val="0"/>
                <w:numId w:val="0"/>
              </w:numPr>
              <w:ind w:left="-85"/>
              <w:rPr>
                <w:rFonts w:eastAsia="SimSun"/>
                <w:bCs/>
              </w:rPr>
            </w:pPr>
            <w:r>
              <w:rPr>
                <w:rFonts w:eastAsia="SimSun"/>
                <w:bCs/>
              </w:rPr>
              <w:t>© 20</w:t>
            </w:r>
            <w:r w:rsidR="007154F9">
              <w:rPr>
                <w:rFonts w:eastAsia="SimSun"/>
                <w:bCs/>
              </w:rPr>
              <w:t>20</w:t>
            </w:r>
            <w:r w:rsidR="00E847BE" w:rsidRPr="00B76A8D">
              <w:rPr>
                <w:rFonts w:eastAsia="SimSun"/>
                <w:bCs/>
              </w:rPr>
              <w:t xml:space="preserve"> by the authors. Submitted for possible open access publication under the terms and conditions of the Creative Commons Attribution (CC BY) license (http://creativecommons.org/licenses/by/4.0/).</w:t>
            </w:r>
          </w:p>
        </w:tc>
      </w:tr>
    </w:tbl>
    <w:p w:rsidR="00B402AB" w:rsidRPr="00763CB2" w:rsidRDefault="00B402AB" w:rsidP="00E847BE">
      <w:pPr>
        <w:pStyle w:val="MDPI71References"/>
        <w:numPr>
          <w:ilvl w:val="0"/>
          <w:numId w:val="0"/>
        </w:numPr>
        <w:spacing w:after="240"/>
        <w:rPr>
          <w:rFonts w:eastAsia="SimSun"/>
        </w:rPr>
      </w:pPr>
    </w:p>
    <w:sectPr w:rsidR="00B402AB" w:rsidRPr="00763CB2" w:rsidSect="00B402AB">
      <w:headerReference w:type="even" r:id="rId21"/>
      <w:headerReference w:type="default" r:id="rId22"/>
      <w:footerReference w:type="default" r:id="rId23"/>
      <w:headerReference w:type="first" r:id="rId24"/>
      <w:footerReference w:type="first" r:id="rId25"/>
      <w:pgSz w:w="11906" w:h="16838" w:code="9"/>
      <w:pgMar w:top="1417" w:right="1531" w:bottom="1077" w:left="1531" w:header="1020" w:footer="850" w:gutter="0"/>
      <w:lnNumType w:countBy="1"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4734" w:rsidRDefault="000A4734">
      <w:pPr>
        <w:spacing w:line="240" w:lineRule="auto"/>
      </w:pPr>
      <w:r>
        <w:separator/>
      </w:r>
    </w:p>
  </w:endnote>
  <w:endnote w:type="continuationSeparator" w:id="0">
    <w:p w:rsidR="000A4734" w:rsidRDefault="000A47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3891" w:rsidRPr="00717E37" w:rsidRDefault="00D73891" w:rsidP="00922B1F">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3891" w:rsidRPr="008B308E" w:rsidRDefault="00D73891" w:rsidP="007154F9">
    <w:pPr>
      <w:pStyle w:val="MDPIfooterfirstpage"/>
      <w:spacing w:line="240" w:lineRule="auto"/>
      <w:jc w:val="both"/>
      <w:rPr>
        <w:lang w:val="fr-CH"/>
      </w:rPr>
    </w:pPr>
    <w:r>
      <w:rPr>
        <w:i/>
      </w:rPr>
      <w:t>Energies</w:t>
    </w:r>
    <w:r>
      <w:rPr>
        <w:iCs/>
        <w:lang w:val="fr-FR"/>
      </w:rPr>
      <w:t xml:space="preserve"> </w:t>
    </w:r>
    <w:r>
      <w:rPr>
        <w:b/>
      </w:rPr>
      <w:t>2020</w:t>
    </w:r>
    <w:r w:rsidRPr="00E847BE">
      <w:t xml:space="preserve">, </w:t>
    </w:r>
    <w:r w:rsidRPr="00E847BE">
      <w:rPr>
        <w:i/>
      </w:rPr>
      <w:t>1</w:t>
    </w:r>
    <w:r>
      <w:rPr>
        <w:i/>
      </w:rPr>
      <w:t>3</w:t>
    </w:r>
    <w:r w:rsidRPr="00E847BE">
      <w:t xml:space="preserve">, </w:t>
    </w:r>
    <w:r>
      <w:t xml:space="preserve">x; </w:t>
    </w:r>
    <w:proofErr w:type="spellStart"/>
    <w:r>
      <w:t>doi</w:t>
    </w:r>
    <w:proofErr w:type="spellEnd"/>
    <w:r>
      <w:t>: FOR PEER REVIEW</w:t>
    </w:r>
    <w:r w:rsidRPr="008B308E">
      <w:rPr>
        <w:lang w:val="fr-CH"/>
      </w:rPr>
      <w:tab/>
      <w:t>www.mdpi.com/journal/</w:t>
    </w:r>
    <w:r w:rsidRPr="004D575B">
      <w:rPr>
        <w:lang w:val="de-CH"/>
      </w:rPr>
      <w:t>energies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4734" w:rsidRDefault="000A4734">
      <w:pPr>
        <w:spacing w:line="240" w:lineRule="auto"/>
      </w:pPr>
      <w:r>
        <w:separator/>
      </w:r>
    </w:p>
  </w:footnote>
  <w:footnote w:type="continuationSeparator" w:id="0">
    <w:p w:rsidR="000A4734" w:rsidRDefault="000A47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3891" w:rsidRDefault="00D73891" w:rsidP="00922B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3891" w:rsidRPr="00B913EA" w:rsidRDefault="00D73891" w:rsidP="007154F9">
    <w:pPr>
      <w:tabs>
        <w:tab w:val="right" w:pos="8844"/>
      </w:tabs>
      <w:snapToGrid w:val="0"/>
      <w:spacing w:after="240" w:line="240" w:lineRule="auto"/>
      <w:rPr>
        <w:rFonts w:ascii="Palatino Linotype" w:hAnsi="Palatino Linotype"/>
        <w:sz w:val="16"/>
      </w:rPr>
    </w:pPr>
    <w:r>
      <w:rPr>
        <w:rFonts w:ascii="Palatino Linotype" w:hAnsi="Palatino Linotype"/>
        <w:i/>
        <w:sz w:val="16"/>
      </w:rPr>
      <w:t xml:space="preserve">Energies </w:t>
    </w:r>
    <w:r w:rsidRPr="00E847BE">
      <w:rPr>
        <w:rFonts w:ascii="Palatino Linotype" w:hAnsi="Palatino Linotype"/>
        <w:b/>
        <w:sz w:val="16"/>
      </w:rPr>
      <w:t>20</w:t>
    </w:r>
    <w:r>
      <w:rPr>
        <w:rFonts w:ascii="Palatino Linotype" w:hAnsi="Palatino Linotype"/>
        <w:b/>
        <w:sz w:val="16"/>
      </w:rPr>
      <w:t>20</w:t>
    </w:r>
    <w:r w:rsidRPr="00E847BE">
      <w:rPr>
        <w:rFonts w:ascii="Palatino Linotype" w:hAnsi="Palatino Linotype"/>
        <w:sz w:val="16"/>
      </w:rPr>
      <w:t xml:space="preserve">, </w:t>
    </w:r>
    <w:r w:rsidRPr="00E847BE">
      <w:rPr>
        <w:rFonts w:ascii="Palatino Linotype" w:hAnsi="Palatino Linotype"/>
        <w:i/>
        <w:sz w:val="16"/>
      </w:rPr>
      <w:t>1</w:t>
    </w:r>
    <w:r>
      <w:rPr>
        <w:rFonts w:ascii="Palatino Linotype" w:hAnsi="Palatino Linotype"/>
        <w:i/>
        <w:sz w:val="16"/>
      </w:rPr>
      <w:t>3</w:t>
    </w:r>
    <w:r>
      <w:rPr>
        <w:rFonts w:ascii="Palatino Linotype" w:hAnsi="Palatino Linotype"/>
        <w:sz w:val="16"/>
      </w:rPr>
      <w:t>, x FOR PEER REVIEW</w:t>
    </w: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Pr>
        <w:rFonts w:ascii="Palatino Linotype" w:hAnsi="Palatino Linotype"/>
        <w:noProof/>
        <w:sz w:val="16"/>
      </w:rPr>
      <w:t>3</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Pr>
        <w:rFonts w:ascii="Palatino Linotype" w:hAnsi="Palatino Linotype"/>
        <w:noProof/>
        <w:sz w:val="16"/>
      </w:rPr>
      <w:t>4</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3891" w:rsidRDefault="00D73891" w:rsidP="00922B1F">
    <w:pPr>
      <w:pStyle w:val="MDPIheaderjournallogo"/>
    </w:pPr>
    <w:r>
      <w:rPr>
        <w:noProof/>
        <w:lang w:eastAsia="zh-CN"/>
      </w:rPr>
      <mc:AlternateContent>
        <mc:Choice Requires="wps">
          <w:drawing>
            <wp:anchor distT="45720" distB="45720" distL="114300" distR="114300" simplePos="0" relativeHeight="251657728" behindDoc="1" locked="0" layoutInCell="1" allowOverlap="1">
              <wp:simplePos x="0" y="0"/>
              <wp:positionH relativeFrom="page">
                <wp:posOffset>6029960</wp:posOffset>
              </wp:positionH>
              <wp:positionV relativeFrom="page">
                <wp:posOffset>647700</wp:posOffset>
              </wp:positionV>
              <wp:extent cx="540385" cy="70929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 cy="709295"/>
                      </a:xfrm>
                      <a:prstGeom prst="rect">
                        <a:avLst/>
                      </a:prstGeom>
                      <a:solidFill>
                        <a:srgbClr val="FFFFFF"/>
                      </a:solidFill>
                      <a:ln w="9525">
                        <a:noFill/>
                        <a:miter lim="800000"/>
                        <a:headEnd/>
                        <a:tailEnd/>
                      </a:ln>
                    </wps:spPr>
                    <wps:txbx>
                      <w:txbxContent>
                        <w:p w:rsidR="00D73891" w:rsidRDefault="00D73891" w:rsidP="00922B1F">
                          <w:pPr>
                            <w:pStyle w:val="MDPIheaderjournallogo"/>
                            <w:jc w:val="center"/>
                            <w:textboxTightWrap w:val="allLines"/>
                            <w:rPr>
                              <w:i w:val="0"/>
                              <w:szCs w:val="16"/>
                            </w:rPr>
                          </w:pPr>
                          <w:r w:rsidRPr="00B402AB">
                            <w:rPr>
                              <w:i w:val="0"/>
                              <w:noProof/>
                              <w:szCs w:val="16"/>
                              <w:lang w:eastAsia="zh-CN"/>
                            </w:rPr>
                            <w:drawing>
                              <wp:inline distT="0" distB="0" distL="0" distR="0">
                                <wp:extent cx="542925" cy="352425"/>
                                <wp:effectExtent l="0" t="0" r="0" b="0"/>
                                <wp:docPr id="1" name="Picture 3"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ori\png\logo-m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352425"/>
                                        </a:xfrm>
                                        <a:prstGeom prst="rect">
                                          <a:avLst/>
                                        </a:prstGeom>
                                        <a:noFill/>
                                        <a:ln>
                                          <a:noFill/>
                                        </a:ln>
                                      </pic:spPr>
                                    </pic:pic>
                                  </a:graphicData>
                                </a:graphic>
                              </wp:inline>
                            </w:drawing>
                          </w:r>
                        </w:p>
                      </w:txbxContent>
                    </wps:txbx>
                    <wps:bodyPr rot="0" vert="horz" wrap="non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margin-left:474.8pt;margin-top:51pt;width:42.55pt;height:55.85pt;z-index:-251658752;visibility:visible;mso-wrap-style:non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" stroked="f">
              <v:textbox inset="0,0,0,0">
                <w:txbxContent>
                  <w:p w:rsidR="00D73891" w:rsidRDefault="00D73891" w:rsidP="00922B1F">
                    <w:pPr>
                      <w:pStyle w:val="MDPIheaderjournallogo"/>
                      <w:jc w:val="center"/>
                      <w:textboxTightWrap w:val="allLines"/>
                      <w:rPr>
                        <w:i w:val="0"/>
                        <w:szCs w:val="16"/>
                      </w:rPr>
                    </w:pPr>
                    <w:r w:rsidRPr="00B402AB">
                      <w:rPr>
                        <w:i w:val="0"/>
                        <w:noProof/>
                        <w:szCs w:val="16"/>
                        <w:lang w:eastAsia="zh-CN"/>
                      </w:rPr>
                      <w:drawing>
                        <wp:inline distT="0" distB="0" distL="0" distR="0">
                          <wp:extent cx="542925" cy="352425"/>
                          <wp:effectExtent l="0" t="0" r="0" b="0"/>
                          <wp:docPr id="1" name="Picture 3"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ori\png\logo-mdpi.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925" cy="352425"/>
                                  </a:xfrm>
                                  <a:prstGeom prst="rect">
                                    <a:avLst/>
                                  </a:prstGeom>
                                  <a:noFill/>
                                  <a:ln>
                                    <a:noFill/>
                                  </a:ln>
                                </pic:spPr>
                              </pic:pic>
                            </a:graphicData>
                          </a:graphic>
                        </wp:inline>
                      </w:drawing>
                    </w:r>
                  </w:p>
                </w:txbxContent>
              </v:textbox>
              <w10:wrap anchorx="page" anchory="page"/>
            </v:shape>
          </w:pict>
        </mc:Fallback>
      </mc:AlternateContent>
    </w:r>
    <w:r w:rsidRPr="00A04686">
      <w:rPr>
        <w:noProof/>
        <w:lang w:eastAsia="zh-CN"/>
      </w:rPr>
      <w:drawing>
        <wp:inline distT="0" distB="0" distL="0" distR="0">
          <wp:extent cx="1685925" cy="428625"/>
          <wp:effectExtent l="0" t="0" r="0" b="0"/>
          <wp:docPr id="2" name="Picture 3" descr="C:\Users\home\Desktop\logos\energi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energies-logo.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85925" cy="428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3" w15:restartNumberingAfterBreak="0">
    <w:nsid w:val="7738779A"/>
    <w:multiLevelType w:val="multilevel"/>
    <w:tmpl w:val="8966B266"/>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
  </w:num>
  <w:num w:numId="2">
    <w:abstractNumId w:val="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 w:ilvl="0">
        <w:start w:val="1"/>
        <w:numFmt w:val="decimal"/>
        <w:pStyle w:val="heading1"/>
        <w:lvlText w:val="%1"/>
        <w:lvlJc w:val="left"/>
        <w:pPr>
          <w:tabs>
            <w:tab w:val="num" w:pos="567"/>
          </w:tabs>
          <w:ind w:left="567" w:hanging="567"/>
        </w:pPr>
        <w:rPr>
          <w:rFonts w:hint="default"/>
          <w:b/>
          <w:bCs w:val="0"/>
          <w:i w:val="0"/>
          <w:iCs w:val="0"/>
        </w:rPr>
      </w:lvl>
    </w:lvlOverride>
    <w:lvlOverride w:ilvl="1">
      <w:lvl w:ilvl="1">
        <w:start w:val="1"/>
        <w:numFmt w:val="decimal"/>
        <w:pStyle w:val="heading2"/>
        <w:lvlText w:val="%1.%2"/>
        <w:lvlJc w:val="left"/>
        <w:pPr>
          <w:tabs>
            <w:tab w:val="num" w:pos="567"/>
          </w:tabs>
          <w:ind w:left="567" w:hanging="567"/>
        </w:pPr>
        <w:rPr>
          <w:rFonts w:hint="default"/>
          <w:b/>
          <w:bCs/>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decimal"/>
        <w:lvlText w:val="%1.%2.%3.%4.%5"/>
        <w:lvlJc w:val="left"/>
        <w:pPr>
          <w:tabs>
            <w:tab w:val="num" w:pos="964"/>
          </w:tabs>
          <w:ind w:left="964" w:hanging="964"/>
        </w:pPr>
        <w:rPr>
          <w:rFonts w:ascii="Times New Roman" w:hAnsi="Times New Roman" w:hint="default"/>
          <w:b w:val="0"/>
          <w:i/>
          <w:sz w:val="20"/>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r Tan">
    <w15:presenceInfo w15:providerId="None" w15:userId="Mr 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hideSpellingErrors/>
  <w:hideGrammaticalErrors/>
  <w:proofState w:spelling="clean" w:grammar="clean"/>
  <w:attachedTemplate r:id="rId1"/>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bcwMDM3NDe1MLM0MbFU0lEKTi0uzszPAykwNK0FAIgiypMtAAAA"/>
  </w:docVars>
  <w:rsids>
    <w:rsidRoot w:val="00FB0E3B"/>
    <w:rsid w:val="00005D3C"/>
    <w:rsid w:val="00007396"/>
    <w:rsid w:val="0001271F"/>
    <w:rsid w:val="0001362A"/>
    <w:rsid w:val="0001387C"/>
    <w:rsid w:val="00027AC0"/>
    <w:rsid w:val="00030B32"/>
    <w:rsid w:val="00030C13"/>
    <w:rsid w:val="00032A17"/>
    <w:rsid w:val="000339E8"/>
    <w:rsid w:val="0003783F"/>
    <w:rsid w:val="0004194B"/>
    <w:rsid w:val="00043DEB"/>
    <w:rsid w:val="00045690"/>
    <w:rsid w:val="0004640E"/>
    <w:rsid w:val="0005262A"/>
    <w:rsid w:val="00071157"/>
    <w:rsid w:val="00087A33"/>
    <w:rsid w:val="00091D1D"/>
    <w:rsid w:val="00095683"/>
    <w:rsid w:val="0009574A"/>
    <w:rsid w:val="0009719E"/>
    <w:rsid w:val="000A0F10"/>
    <w:rsid w:val="000A4734"/>
    <w:rsid w:val="000A4DE0"/>
    <w:rsid w:val="000D06C3"/>
    <w:rsid w:val="000D7349"/>
    <w:rsid w:val="000E2F05"/>
    <w:rsid w:val="000E318A"/>
    <w:rsid w:val="000E477F"/>
    <w:rsid w:val="000E5371"/>
    <w:rsid w:val="000F0C83"/>
    <w:rsid w:val="000F2895"/>
    <w:rsid w:val="000F52FB"/>
    <w:rsid w:val="000F59B5"/>
    <w:rsid w:val="000F6449"/>
    <w:rsid w:val="00100829"/>
    <w:rsid w:val="00110EB0"/>
    <w:rsid w:val="00111C73"/>
    <w:rsid w:val="00112BEF"/>
    <w:rsid w:val="00115102"/>
    <w:rsid w:val="001242EE"/>
    <w:rsid w:val="00125587"/>
    <w:rsid w:val="00137F16"/>
    <w:rsid w:val="00142233"/>
    <w:rsid w:val="00142C8E"/>
    <w:rsid w:val="001432AB"/>
    <w:rsid w:val="00144249"/>
    <w:rsid w:val="001566F0"/>
    <w:rsid w:val="00157E99"/>
    <w:rsid w:val="00161A5C"/>
    <w:rsid w:val="001667F9"/>
    <w:rsid w:val="001731E3"/>
    <w:rsid w:val="001734B6"/>
    <w:rsid w:val="00177BEE"/>
    <w:rsid w:val="00184BE7"/>
    <w:rsid w:val="00186776"/>
    <w:rsid w:val="00193ABD"/>
    <w:rsid w:val="001B292F"/>
    <w:rsid w:val="001B2BF6"/>
    <w:rsid w:val="001B4FC5"/>
    <w:rsid w:val="001C12D8"/>
    <w:rsid w:val="001C341E"/>
    <w:rsid w:val="001C3708"/>
    <w:rsid w:val="001C3A2C"/>
    <w:rsid w:val="001C6A98"/>
    <w:rsid w:val="001D37A5"/>
    <w:rsid w:val="001E2AEB"/>
    <w:rsid w:val="001E373A"/>
    <w:rsid w:val="001E597E"/>
    <w:rsid w:val="001E63D1"/>
    <w:rsid w:val="001F7280"/>
    <w:rsid w:val="00202407"/>
    <w:rsid w:val="002139E5"/>
    <w:rsid w:val="00214BAF"/>
    <w:rsid w:val="00214D08"/>
    <w:rsid w:val="002168D6"/>
    <w:rsid w:val="002212E5"/>
    <w:rsid w:val="00221A27"/>
    <w:rsid w:val="00227817"/>
    <w:rsid w:val="00242445"/>
    <w:rsid w:val="0024255D"/>
    <w:rsid w:val="00243D1D"/>
    <w:rsid w:val="0024679B"/>
    <w:rsid w:val="002538B3"/>
    <w:rsid w:val="00257D12"/>
    <w:rsid w:val="002620A6"/>
    <w:rsid w:val="00263A5E"/>
    <w:rsid w:val="002749FA"/>
    <w:rsid w:val="0027666C"/>
    <w:rsid w:val="00281FE3"/>
    <w:rsid w:val="00285C7F"/>
    <w:rsid w:val="00287ED2"/>
    <w:rsid w:val="00291B06"/>
    <w:rsid w:val="0029553F"/>
    <w:rsid w:val="002A19DC"/>
    <w:rsid w:val="002A45D8"/>
    <w:rsid w:val="002A49D8"/>
    <w:rsid w:val="002A648E"/>
    <w:rsid w:val="002A6908"/>
    <w:rsid w:val="002B41BB"/>
    <w:rsid w:val="002B72E6"/>
    <w:rsid w:val="002C2728"/>
    <w:rsid w:val="002C3B28"/>
    <w:rsid w:val="002C3B30"/>
    <w:rsid w:val="002D0FE9"/>
    <w:rsid w:val="002D11D7"/>
    <w:rsid w:val="002D1E59"/>
    <w:rsid w:val="002D6817"/>
    <w:rsid w:val="002E0FAD"/>
    <w:rsid w:val="002E2891"/>
    <w:rsid w:val="002E5F46"/>
    <w:rsid w:val="002F1EC7"/>
    <w:rsid w:val="002F5C5A"/>
    <w:rsid w:val="00300499"/>
    <w:rsid w:val="00300DDE"/>
    <w:rsid w:val="003045F8"/>
    <w:rsid w:val="00306E9D"/>
    <w:rsid w:val="003216BF"/>
    <w:rsid w:val="00321D23"/>
    <w:rsid w:val="00326141"/>
    <w:rsid w:val="0033774F"/>
    <w:rsid w:val="00340C5A"/>
    <w:rsid w:val="0034362E"/>
    <w:rsid w:val="003446A1"/>
    <w:rsid w:val="00344DF4"/>
    <w:rsid w:val="00351DCE"/>
    <w:rsid w:val="003531C9"/>
    <w:rsid w:val="003537A4"/>
    <w:rsid w:val="003541A8"/>
    <w:rsid w:val="00372433"/>
    <w:rsid w:val="00374075"/>
    <w:rsid w:val="00374CF6"/>
    <w:rsid w:val="00374D13"/>
    <w:rsid w:val="0037679A"/>
    <w:rsid w:val="00381ABB"/>
    <w:rsid w:val="00384AFA"/>
    <w:rsid w:val="00384E86"/>
    <w:rsid w:val="00385604"/>
    <w:rsid w:val="00393EF5"/>
    <w:rsid w:val="00395EF8"/>
    <w:rsid w:val="003A722B"/>
    <w:rsid w:val="003B0223"/>
    <w:rsid w:val="003B0683"/>
    <w:rsid w:val="003B18AA"/>
    <w:rsid w:val="003B5237"/>
    <w:rsid w:val="003C02DD"/>
    <w:rsid w:val="003C1BC9"/>
    <w:rsid w:val="003C6741"/>
    <w:rsid w:val="003D1580"/>
    <w:rsid w:val="003D23CD"/>
    <w:rsid w:val="003D49F2"/>
    <w:rsid w:val="003D4A4B"/>
    <w:rsid w:val="003D5DE1"/>
    <w:rsid w:val="003E085A"/>
    <w:rsid w:val="003E6019"/>
    <w:rsid w:val="003F6498"/>
    <w:rsid w:val="00401D30"/>
    <w:rsid w:val="00406463"/>
    <w:rsid w:val="00407EE8"/>
    <w:rsid w:val="004118E9"/>
    <w:rsid w:val="0041239D"/>
    <w:rsid w:val="0041358A"/>
    <w:rsid w:val="00415588"/>
    <w:rsid w:val="00416901"/>
    <w:rsid w:val="00417333"/>
    <w:rsid w:val="00422686"/>
    <w:rsid w:val="0043013D"/>
    <w:rsid w:val="00431906"/>
    <w:rsid w:val="0043402E"/>
    <w:rsid w:val="004346EA"/>
    <w:rsid w:val="00435C73"/>
    <w:rsid w:val="004448A5"/>
    <w:rsid w:val="0045535A"/>
    <w:rsid w:val="00455B3A"/>
    <w:rsid w:val="004563A1"/>
    <w:rsid w:val="0045780F"/>
    <w:rsid w:val="00463B15"/>
    <w:rsid w:val="004747BC"/>
    <w:rsid w:val="0047731A"/>
    <w:rsid w:val="00481923"/>
    <w:rsid w:val="00487046"/>
    <w:rsid w:val="004A3049"/>
    <w:rsid w:val="004B0FF6"/>
    <w:rsid w:val="004B3504"/>
    <w:rsid w:val="004B3E7B"/>
    <w:rsid w:val="004B521A"/>
    <w:rsid w:val="004B6666"/>
    <w:rsid w:val="004B67C3"/>
    <w:rsid w:val="004C4997"/>
    <w:rsid w:val="004D331E"/>
    <w:rsid w:val="004D38BA"/>
    <w:rsid w:val="004D5BD4"/>
    <w:rsid w:val="004E7E94"/>
    <w:rsid w:val="004F1FE4"/>
    <w:rsid w:val="004F34A1"/>
    <w:rsid w:val="004F46AB"/>
    <w:rsid w:val="004F4A2F"/>
    <w:rsid w:val="00503385"/>
    <w:rsid w:val="00504466"/>
    <w:rsid w:val="00504960"/>
    <w:rsid w:val="00504993"/>
    <w:rsid w:val="005110E2"/>
    <w:rsid w:val="0051591E"/>
    <w:rsid w:val="00520847"/>
    <w:rsid w:val="005211C4"/>
    <w:rsid w:val="00521FC4"/>
    <w:rsid w:val="005336A6"/>
    <w:rsid w:val="00541FA5"/>
    <w:rsid w:val="00542605"/>
    <w:rsid w:val="005516AA"/>
    <w:rsid w:val="00554CF6"/>
    <w:rsid w:val="00554FFF"/>
    <w:rsid w:val="005611FC"/>
    <w:rsid w:val="00561692"/>
    <w:rsid w:val="0056180A"/>
    <w:rsid w:val="00564209"/>
    <w:rsid w:val="00564582"/>
    <w:rsid w:val="00576840"/>
    <w:rsid w:val="00576F0D"/>
    <w:rsid w:val="00580080"/>
    <w:rsid w:val="005817FC"/>
    <w:rsid w:val="00586BAA"/>
    <w:rsid w:val="005923B7"/>
    <w:rsid w:val="00595037"/>
    <w:rsid w:val="00596828"/>
    <w:rsid w:val="005A267E"/>
    <w:rsid w:val="005A6A14"/>
    <w:rsid w:val="005B1F66"/>
    <w:rsid w:val="005B2C08"/>
    <w:rsid w:val="005B6696"/>
    <w:rsid w:val="005C411C"/>
    <w:rsid w:val="005C78B2"/>
    <w:rsid w:val="005D059B"/>
    <w:rsid w:val="005E0ED6"/>
    <w:rsid w:val="005E136A"/>
    <w:rsid w:val="005E2C13"/>
    <w:rsid w:val="005F1549"/>
    <w:rsid w:val="00602973"/>
    <w:rsid w:val="00605758"/>
    <w:rsid w:val="00611E09"/>
    <w:rsid w:val="006236A1"/>
    <w:rsid w:val="0063669F"/>
    <w:rsid w:val="00636B07"/>
    <w:rsid w:val="00640789"/>
    <w:rsid w:val="00641E70"/>
    <w:rsid w:val="0064230A"/>
    <w:rsid w:val="006434EA"/>
    <w:rsid w:val="00645908"/>
    <w:rsid w:val="00647CAE"/>
    <w:rsid w:val="0065257D"/>
    <w:rsid w:val="00652E12"/>
    <w:rsid w:val="0065483E"/>
    <w:rsid w:val="00655B6C"/>
    <w:rsid w:val="0066283C"/>
    <w:rsid w:val="00665B51"/>
    <w:rsid w:val="006671F3"/>
    <w:rsid w:val="00670931"/>
    <w:rsid w:val="00671D70"/>
    <w:rsid w:val="006820BB"/>
    <w:rsid w:val="00692393"/>
    <w:rsid w:val="0069311B"/>
    <w:rsid w:val="00695609"/>
    <w:rsid w:val="0069636B"/>
    <w:rsid w:val="00696A73"/>
    <w:rsid w:val="006A3C7D"/>
    <w:rsid w:val="006A4D83"/>
    <w:rsid w:val="006A5B33"/>
    <w:rsid w:val="006A6A47"/>
    <w:rsid w:val="006C08F3"/>
    <w:rsid w:val="006D7F7D"/>
    <w:rsid w:val="006E1164"/>
    <w:rsid w:val="006E3553"/>
    <w:rsid w:val="006E6F20"/>
    <w:rsid w:val="006F39CC"/>
    <w:rsid w:val="007154F9"/>
    <w:rsid w:val="0072257F"/>
    <w:rsid w:val="00734AC3"/>
    <w:rsid w:val="0074612B"/>
    <w:rsid w:val="00762DB6"/>
    <w:rsid w:val="0076547B"/>
    <w:rsid w:val="00766E28"/>
    <w:rsid w:val="00767D2D"/>
    <w:rsid w:val="007707A8"/>
    <w:rsid w:val="00770A28"/>
    <w:rsid w:val="00773B25"/>
    <w:rsid w:val="00780FAF"/>
    <w:rsid w:val="00781AF3"/>
    <w:rsid w:val="00782B23"/>
    <w:rsid w:val="00786E60"/>
    <w:rsid w:val="00787D70"/>
    <w:rsid w:val="007934B5"/>
    <w:rsid w:val="007A196B"/>
    <w:rsid w:val="007A7DC9"/>
    <w:rsid w:val="007B0B23"/>
    <w:rsid w:val="007B1338"/>
    <w:rsid w:val="007B1980"/>
    <w:rsid w:val="007B2D30"/>
    <w:rsid w:val="007B5296"/>
    <w:rsid w:val="007C4237"/>
    <w:rsid w:val="007D5347"/>
    <w:rsid w:val="007E03E5"/>
    <w:rsid w:val="007E04C2"/>
    <w:rsid w:val="007E3DAC"/>
    <w:rsid w:val="007E7678"/>
    <w:rsid w:val="007F41F0"/>
    <w:rsid w:val="007F5E0E"/>
    <w:rsid w:val="00800AA0"/>
    <w:rsid w:val="00803170"/>
    <w:rsid w:val="008131ED"/>
    <w:rsid w:val="00813755"/>
    <w:rsid w:val="0081666D"/>
    <w:rsid w:val="00816E8F"/>
    <w:rsid w:val="008175D3"/>
    <w:rsid w:val="00834A9C"/>
    <w:rsid w:val="00835516"/>
    <w:rsid w:val="00835B59"/>
    <w:rsid w:val="0083730C"/>
    <w:rsid w:val="008406FD"/>
    <w:rsid w:val="00840921"/>
    <w:rsid w:val="00840E92"/>
    <w:rsid w:val="008410F7"/>
    <w:rsid w:val="0084692A"/>
    <w:rsid w:val="00851236"/>
    <w:rsid w:val="00866118"/>
    <w:rsid w:val="0087241C"/>
    <w:rsid w:val="00874B5B"/>
    <w:rsid w:val="00887D65"/>
    <w:rsid w:val="00890732"/>
    <w:rsid w:val="008A0331"/>
    <w:rsid w:val="008A5D0A"/>
    <w:rsid w:val="008B2431"/>
    <w:rsid w:val="008C0563"/>
    <w:rsid w:val="008C2007"/>
    <w:rsid w:val="008C7650"/>
    <w:rsid w:val="008D01DF"/>
    <w:rsid w:val="008D12E5"/>
    <w:rsid w:val="008D3D07"/>
    <w:rsid w:val="008D5310"/>
    <w:rsid w:val="008D5673"/>
    <w:rsid w:val="008E058A"/>
    <w:rsid w:val="008E0BDB"/>
    <w:rsid w:val="008E45B9"/>
    <w:rsid w:val="008F7826"/>
    <w:rsid w:val="0090062F"/>
    <w:rsid w:val="00904355"/>
    <w:rsid w:val="00916FD7"/>
    <w:rsid w:val="00920ED2"/>
    <w:rsid w:val="00922786"/>
    <w:rsid w:val="009229D3"/>
    <w:rsid w:val="00922B1F"/>
    <w:rsid w:val="009276F4"/>
    <w:rsid w:val="00927AB4"/>
    <w:rsid w:val="009334CC"/>
    <w:rsid w:val="009458C2"/>
    <w:rsid w:val="00947A80"/>
    <w:rsid w:val="00951830"/>
    <w:rsid w:val="009559E0"/>
    <w:rsid w:val="00957740"/>
    <w:rsid w:val="00957EDF"/>
    <w:rsid w:val="0096774D"/>
    <w:rsid w:val="00970AAE"/>
    <w:rsid w:val="009721FD"/>
    <w:rsid w:val="0097257F"/>
    <w:rsid w:val="0098016C"/>
    <w:rsid w:val="009839B5"/>
    <w:rsid w:val="009A0616"/>
    <w:rsid w:val="009A131C"/>
    <w:rsid w:val="009A2D9A"/>
    <w:rsid w:val="009B5517"/>
    <w:rsid w:val="009C2A35"/>
    <w:rsid w:val="009C376F"/>
    <w:rsid w:val="009C66EF"/>
    <w:rsid w:val="009C69D7"/>
    <w:rsid w:val="009D5330"/>
    <w:rsid w:val="009D575F"/>
    <w:rsid w:val="009D7A60"/>
    <w:rsid w:val="009D7ECF"/>
    <w:rsid w:val="009E18F7"/>
    <w:rsid w:val="009E7C0C"/>
    <w:rsid w:val="009F14D6"/>
    <w:rsid w:val="009F2CA0"/>
    <w:rsid w:val="009F70E6"/>
    <w:rsid w:val="00A02913"/>
    <w:rsid w:val="00A03308"/>
    <w:rsid w:val="00A1078B"/>
    <w:rsid w:val="00A21586"/>
    <w:rsid w:val="00A22CA2"/>
    <w:rsid w:val="00A26118"/>
    <w:rsid w:val="00A2674C"/>
    <w:rsid w:val="00A321CC"/>
    <w:rsid w:val="00A33D62"/>
    <w:rsid w:val="00A3666F"/>
    <w:rsid w:val="00A40599"/>
    <w:rsid w:val="00A40A1A"/>
    <w:rsid w:val="00A41FE6"/>
    <w:rsid w:val="00A43E35"/>
    <w:rsid w:val="00A61F10"/>
    <w:rsid w:val="00A62B0B"/>
    <w:rsid w:val="00A63A6B"/>
    <w:rsid w:val="00A757B0"/>
    <w:rsid w:val="00A812AE"/>
    <w:rsid w:val="00A834F5"/>
    <w:rsid w:val="00A838D9"/>
    <w:rsid w:val="00A83AE4"/>
    <w:rsid w:val="00A859B9"/>
    <w:rsid w:val="00A953FB"/>
    <w:rsid w:val="00AA1D37"/>
    <w:rsid w:val="00AA57CB"/>
    <w:rsid w:val="00AB30C1"/>
    <w:rsid w:val="00AB7DF9"/>
    <w:rsid w:val="00AC35D1"/>
    <w:rsid w:val="00AC498A"/>
    <w:rsid w:val="00AD29B1"/>
    <w:rsid w:val="00AE12CA"/>
    <w:rsid w:val="00AE20E5"/>
    <w:rsid w:val="00AE27C4"/>
    <w:rsid w:val="00AE32BD"/>
    <w:rsid w:val="00AF511D"/>
    <w:rsid w:val="00B01517"/>
    <w:rsid w:val="00B02FDF"/>
    <w:rsid w:val="00B140D5"/>
    <w:rsid w:val="00B167F7"/>
    <w:rsid w:val="00B16D68"/>
    <w:rsid w:val="00B2362A"/>
    <w:rsid w:val="00B25621"/>
    <w:rsid w:val="00B31C81"/>
    <w:rsid w:val="00B327A8"/>
    <w:rsid w:val="00B402AB"/>
    <w:rsid w:val="00B46C6F"/>
    <w:rsid w:val="00B60B81"/>
    <w:rsid w:val="00B62D78"/>
    <w:rsid w:val="00B67A69"/>
    <w:rsid w:val="00B70695"/>
    <w:rsid w:val="00B71A0E"/>
    <w:rsid w:val="00B729EF"/>
    <w:rsid w:val="00B76A8D"/>
    <w:rsid w:val="00B83263"/>
    <w:rsid w:val="00B85313"/>
    <w:rsid w:val="00B85566"/>
    <w:rsid w:val="00B865DB"/>
    <w:rsid w:val="00B86963"/>
    <w:rsid w:val="00B86A9A"/>
    <w:rsid w:val="00B91D05"/>
    <w:rsid w:val="00B93C91"/>
    <w:rsid w:val="00BA70FE"/>
    <w:rsid w:val="00BB29DD"/>
    <w:rsid w:val="00BB67D1"/>
    <w:rsid w:val="00BC0624"/>
    <w:rsid w:val="00BC381C"/>
    <w:rsid w:val="00BC5360"/>
    <w:rsid w:val="00BC6D11"/>
    <w:rsid w:val="00BD09D9"/>
    <w:rsid w:val="00BD1D2E"/>
    <w:rsid w:val="00BD2238"/>
    <w:rsid w:val="00BD2A39"/>
    <w:rsid w:val="00BD307D"/>
    <w:rsid w:val="00BD59DD"/>
    <w:rsid w:val="00BD6693"/>
    <w:rsid w:val="00BE2605"/>
    <w:rsid w:val="00BE36C6"/>
    <w:rsid w:val="00BE42FA"/>
    <w:rsid w:val="00BE43F7"/>
    <w:rsid w:val="00BE5C1D"/>
    <w:rsid w:val="00BE7D74"/>
    <w:rsid w:val="00BF0D63"/>
    <w:rsid w:val="00BF1953"/>
    <w:rsid w:val="00BF5658"/>
    <w:rsid w:val="00BF62D6"/>
    <w:rsid w:val="00C03173"/>
    <w:rsid w:val="00C14295"/>
    <w:rsid w:val="00C1505B"/>
    <w:rsid w:val="00C162A6"/>
    <w:rsid w:val="00C2154E"/>
    <w:rsid w:val="00C23612"/>
    <w:rsid w:val="00C248F6"/>
    <w:rsid w:val="00C333B0"/>
    <w:rsid w:val="00C454E8"/>
    <w:rsid w:val="00C46E3F"/>
    <w:rsid w:val="00C50773"/>
    <w:rsid w:val="00C5242B"/>
    <w:rsid w:val="00C553EA"/>
    <w:rsid w:val="00C570AF"/>
    <w:rsid w:val="00C600FB"/>
    <w:rsid w:val="00C60872"/>
    <w:rsid w:val="00C63ABF"/>
    <w:rsid w:val="00C702CB"/>
    <w:rsid w:val="00C75DFE"/>
    <w:rsid w:val="00C800D4"/>
    <w:rsid w:val="00C802B6"/>
    <w:rsid w:val="00C80407"/>
    <w:rsid w:val="00C84C4F"/>
    <w:rsid w:val="00C93591"/>
    <w:rsid w:val="00C94224"/>
    <w:rsid w:val="00C96CEA"/>
    <w:rsid w:val="00CA03A7"/>
    <w:rsid w:val="00CA0476"/>
    <w:rsid w:val="00CA166D"/>
    <w:rsid w:val="00CA439D"/>
    <w:rsid w:val="00CA7B50"/>
    <w:rsid w:val="00CB7014"/>
    <w:rsid w:val="00CC2F4B"/>
    <w:rsid w:val="00CC6A23"/>
    <w:rsid w:val="00CD0E05"/>
    <w:rsid w:val="00CD1885"/>
    <w:rsid w:val="00CD4CB9"/>
    <w:rsid w:val="00CD7AAD"/>
    <w:rsid w:val="00CE059F"/>
    <w:rsid w:val="00CE303F"/>
    <w:rsid w:val="00CF343D"/>
    <w:rsid w:val="00D05104"/>
    <w:rsid w:val="00D05DF8"/>
    <w:rsid w:val="00D10903"/>
    <w:rsid w:val="00D16121"/>
    <w:rsid w:val="00D229B3"/>
    <w:rsid w:val="00D37657"/>
    <w:rsid w:val="00D64916"/>
    <w:rsid w:val="00D66D27"/>
    <w:rsid w:val="00D701DD"/>
    <w:rsid w:val="00D73891"/>
    <w:rsid w:val="00D77385"/>
    <w:rsid w:val="00D84C38"/>
    <w:rsid w:val="00D855FC"/>
    <w:rsid w:val="00D87BF7"/>
    <w:rsid w:val="00D87DA7"/>
    <w:rsid w:val="00D923DD"/>
    <w:rsid w:val="00D9525A"/>
    <w:rsid w:val="00DA0144"/>
    <w:rsid w:val="00DA27CA"/>
    <w:rsid w:val="00DA77BC"/>
    <w:rsid w:val="00DB7EFE"/>
    <w:rsid w:val="00DC351F"/>
    <w:rsid w:val="00DD5F47"/>
    <w:rsid w:val="00DE34CD"/>
    <w:rsid w:val="00E00840"/>
    <w:rsid w:val="00E0483E"/>
    <w:rsid w:val="00E048FA"/>
    <w:rsid w:val="00E13585"/>
    <w:rsid w:val="00E22158"/>
    <w:rsid w:val="00E24431"/>
    <w:rsid w:val="00E2577B"/>
    <w:rsid w:val="00E311E4"/>
    <w:rsid w:val="00E35629"/>
    <w:rsid w:val="00E476FE"/>
    <w:rsid w:val="00E54521"/>
    <w:rsid w:val="00E579A7"/>
    <w:rsid w:val="00E6224A"/>
    <w:rsid w:val="00E721C6"/>
    <w:rsid w:val="00E75B06"/>
    <w:rsid w:val="00E82F02"/>
    <w:rsid w:val="00E83281"/>
    <w:rsid w:val="00E847BE"/>
    <w:rsid w:val="00E90D3D"/>
    <w:rsid w:val="00E96D3C"/>
    <w:rsid w:val="00EA48FE"/>
    <w:rsid w:val="00EA5DC8"/>
    <w:rsid w:val="00EB330E"/>
    <w:rsid w:val="00EB5E5F"/>
    <w:rsid w:val="00EB643F"/>
    <w:rsid w:val="00EC0050"/>
    <w:rsid w:val="00EC1818"/>
    <w:rsid w:val="00EC2B07"/>
    <w:rsid w:val="00EC4121"/>
    <w:rsid w:val="00EC5B3C"/>
    <w:rsid w:val="00ED2255"/>
    <w:rsid w:val="00ED324A"/>
    <w:rsid w:val="00ED474D"/>
    <w:rsid w:val="00ED526F"/>
    <w:rsid w:val="00EE22DC"/>
    <w:rsid w:val="00EE30F7"/>
    <w:rsid w:val="00EF0A48"/>
    <w:rsid w:val="00F00023"/>
    <w:rsid w:val="00F03C90"/>
    <w:rsid w:val="00F07407"/>
    <w:rsid w:val="00F1070B"/>
    <w:rsid w:val="00F10807"/>
    <w:rsid w:val="00F165F6"/>
    <w:rsid w:val="00F17D7D"/>
    <w:rsid w:val="00F21113"/>
    <w:rsid w:val="00F22628"/>
    <w:rsid w:val="00F4370D"/>
    <w:rsid w:val="00F458C2"/>
    <w:rsid w:val="00F521F7"/>
    <w:rsid w:val="00F53769"/>
    <w:rsid w:val="00F61965"/>
    <w:rsid w:val="00F6461A"/>
    <w:rsid w:val="00F65142"/>
    <w:rsid w:val="00F67DDF"/>
    <w:rsid w:val="00F71706"/>
    <w:rsid w:val="00F729C5"/>
    <w:rsid w:val="00F743D3"/>
    <w:rsid w:val="00F769DC"/>
    <w:rsid w:val="00F81225"/>
    <w:rsid w:val="00F87517"/>
    <w:rsid w:val="00F87FAA"/>
    <w:rsid w:val="00F90C35"/>
    <w:rsid w:val="00F935A3"/>
    <w:rsid w:val="00F93D21"/>
    <w:rsid w:val="00FA02C7"/>
    <w:rsid w:val="00FA3FE1"/>
    <w:rsid w:val="00FA42B6"/>
    <w:rsid w:val="00FB0E3B"/>
    <w:rsid w:val="00FB2EFF"/>
    <w:rsid w:val="00FB62CB"/>
    <w:rsid w:val="00FC08D8"/>
    <w:rsid w:val="00FC1C29"/>
    <w:rsid w:val="00FC296A"/>
    <w:rsid w:val="00FC43AF"/>
    <w:rsid w:val="00FC50E0"/>
    <w:rsid w:val="00FC65D8"/>
    <w:rsid w:val="00FD103A"/>
    <w:rsid w:val="00FD4CEF"/>
    <w:rsid w:val="00FE29C6"/>
    <w:rsid w:val="00FE2AF6"/>
    <w:rsid w:val="00FE6C87"/>
    <w:rsid w:val="00FF7D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C5982D"/>
  <w15:chartTrackingRefBased/>
  <w15:docId w15:val="{4924CD97-9962-4085-8D1D-24BB276C5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A27"/>
    <w:pPr>
      <w:overflowPunct w:val="0"/>
      <w:autoSpaceDE w:val="0"/>
      <w:autoSpaceDN w:val="0"/>
      <w:adjustRightInd w:val="0"/>
      <w:spacing w:line="240" w:lineRule="atLeast"/>
      <w:ind w:firstLine="227"/>
      <w:jc w:val="both"/>
      <w:textAlignment w:val="baseline"/>
    </w:pPr>
    <w:rPr>
      <w:rFonts w:ascii="Times New Roman" w:eastAsia="Times New Roman" w:hAnsi="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basedOn w:val="MDPI31text"/>
    <w:next w:val="MDPI12title"/>
    <w:qFormat/>
    <w:rsid w:val="00B402AB"/>
    <w:pPr>
      <w:spacing w:before="240" w:line="240" w:lineRule="auto"/>
      <w:ind w:firstLine="0"/>
      <w:jc w:val="left"/>
    </w:pPr>
    <w:rPr>
      <w:i/>
    </w:rPr>
  </w:style>
  <w:style w:type="paragraph" w:customStyle="1" w:styleId="MDPI12title">
    <w:name w:val="MDPI_1.2_title"/>
    <w:next w:val="MDPI13authornames"/>
    <w:qFormat/>
    <w:rsid w:val="00B402AB"/>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B402AB"/>
    <w:pPr>
      <w:spacing w:after="120"/>
      <w:ind w:firstLine="0"/>
      <w:jc w:val="left"/>
    </w:pPr>
    <w:rPr>
      <w:b/>
      <w:snapToGrid/>
    </w:rPr>
  </w:style>
  <w:style w:type="paragraph" w:customStyle="1" w:styleId="MDPI14history">
    <w:name w:val="MDPI_1.4_history"/>
    <w:basedOn w:val="MDPI62Acknowledgments"/>
    <w:next w:val="Normal"/>
    <w:qFormat/>
    <w:rsid w:val="00B402AB"/>
    <w:pPr>
      <w:ind w:left="113"/>
      <w:jc w:val="left"/>
    </w:pPr>
    <w:rPr>
      <w:snapToGrid/>
    </w:rPr>
  </w:style>
  <w:style w:type="paragraph" w:customStyle="1" w:styleId="MDPI16affiliation">
    <w:name w:val="MDPI_1.6_affiliation"/>
    <w:basedOn w:val="MDPI62Acknowledgments"/>
    <w:qFormat/>
    <w:rsid w:val="00B402AB"/>
    <w:pPr>
      <w:spacing w:before="0"/>
      <w:ind w:left="311" w:hanging="198"/>
      <w:jc w:val="left"/>
    </w:pPr>
    <w:rPr>
      <w:snapToGrid/>
      <w:szCs w:val="18"/>
    </w:rPr>
  </w:style>
  <w:style w:type="paragraph" w:customStyle="1" w:styleId="MDPI17abstract">
    <w:name w:val="MDPI_1.7_abstract"/>
    <w:basedOn w:val="MDPI31text"/>
    <w:next w:val="MDPI18keywords"/>
    <w:qFormat/>
    <w:rsid w:val="00B402AB"/>
    <w:pPr>
      <w:spacing w:before="240"/>
      <w:ind w:left="113" w:firstLine="0"/>
    </w:pPr>
    <w:rPr>
      <w:snapToGrid/>
    </w:rPr>
  </w:style>
  <w:style w:type="paragraph" w:customStyle="1" w:styleId="MDPI18keywords">
    <w:name w:val="MDPI_1.8_keywords"/>
    <w:basedOn w:val="MDPI31text"/>
    <w:next w:val="Normal"/>
    <w:qFormat/>
    <w:rsid w:val="00B402AB"/>
    <w:pPr>
      <w:spacing w:before="240"/>
      <w:ind w:left="113" w:firstLine="0"/>
    </w:pPr>
  </w:style>
  <w:style w:type="paragraph" w:customStyle="1" w:styleId="MDPI19line">
    <w:name w:val="MDPI_1.9_line"/>
    <w:basedOn w:val="MDPI31text"/>
    <w:qFormat/>
    <w:rsid w:val="00B402AB"/>
    <w:pPr>
      <w:pBdr>
        <w:bottom w:val="single" w:sz="6" w:space="1" w:color="auto"/>
      </w:pBdr>
      <w:ind w:firstLine="0"/>
    </w:pPr>
    <w:rPr>
      <w:snapToGrid/>
      <w:szCs w:val="24"/>
    </w:rPr>
  </w:style>
  <w:style w:type="paragraph" w:styleId="Footer">
    <w:name w:val="footer"/>
    <w:basedOn w:val="Normal"/>
    <w:link w:val="FooterChar"/>
    <w:uiPriority w:val="99"/>
    <w:rsid w:val="00B402AB"/>
    <w:pPr>
      <w:tabs>
        <w:tab w:val="center" w:pos="4153"/>
        <w:tab w:val="right" w:pos="8306"/>
      </w:tabs>
      <w:snapToGrid w:val="0"/>
    </w:pPr>
    <w:rPr>
      <w:sz w:val="18"/>
      <w:szCs w:val="18"/>
    </w:rPr>
  </w:style>
  <w:style w:type="character" w:customStyle="1" w:styleId="FooterChar">
    <w:name w:val="Footer Char"/>
    <w:link w:val="Footer"/>
    <w:uiPriority w:val="99"/>
    <w:rsid w:val="00B402AB"/>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rsid w:val="00B402A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B402AB"/>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B402AB"/>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B402AB"/>
    <w:pPr>
      <w:ind w:firstLine="0"/>
    </w:pPr>
  </w:style>
  <w:style w:type="paragraph" w:customStyle="1" w:styleId="MDPI33textspaceafter">
    <w:name w:val="MDPI_3.3_text_space_after"/>
    <w:basedOn w:val="MDPI31text"/>
    <w:qFormat/>
    <w:rsid w:val="00B402AB"/>
    <w:pPr>
      <w:spacing w:after="240"/>
    </w:pPr>
  </w:style>
  <w:style w:type="paragraph" w:customStyle="1" w:styleId="MDPI34textspacebefore">
    <w:name w:val="MDPI_3.4_text_space_before"/>
    <w:basedOn w:val="MDPI31text"/>
    <w:qFormat/>
    <w:rsid w:val="00B402AB"/>
    <w:pPr>
      <w:spacing w:before="240"/>
    </w:pPr>
  </w:style>
  <w:style w:type="paragraph" w:customStyle="1" w:styleId="MDPI35textbeforelist">
    <w:name w:val="MDPI_3.5_text_before_list"/>
    <w:basedOn w:val="MDPI31text"/>
    <w:qFormat/>
    <w:rsid w:val="00B402AB"/>
    <w:pPr>
      <w:spacing w:after="120"/>
    </w:pPr>
  </w:style>
  <w:style w:type="paragraph" w:customStyle="1" w:styleId="MDPI36textafterlist">
    <w:name w:val="MDPI_3.6_text_after_list"/>
    <w:basedOn w:val="MDPI31text"/>
    <w:qFormat/>
    <w:rsid w:val="00B402AB"/>
    <w:pPr>
      <w:spacing w:before="120"/>
    </w:pPr>
  </w:style>
  <w:style w:type="paragraph" w:customStyle="1" w:styleId="MDPI37itemize">
    <w:name w:val="MDPI_3.7_itemize"/>
    <w:basedOn w:val="MDPI31text"/>
    <w:qFormat/>
    <w:rsid w:val="00B402AB"/>
    <w:pPr>
      <w:numPr>
        <w:numId w:val="1"/>
      </w:numPr>
      <w:ind w:left="425" w:hanging="425"/>
    </w:pPr>
  </w:style>
  <w:style w:type="paragraph" w:customStyle="1" w:styleId="MDPI38bullet">
    <w:name w:val="MDPI_3.8_bullet"/>
    <w:basedOn w:val="MDPI31text"/>
    <w:qFormat/>
    <w:rsid w:val="00B402AB"/>
    <w:pPr>
      <w:numPr>
        <w:numId w:val="2"/>
      </w:numPr>
      <w:ind w:left="425" w:hanging="425"/>
    </w:pPr>
  </w:style>
  <w:style w:type="paragraph" w:customStyle="1" w:styleId="MDPI39equation">
    <w:name w:val="MDPI_3.9_equation"/>
    <w:basedOn w:val="MDPI31text"/>
    <w:qFormat/>
    <w:rsid w:val="00B402AB"/>
    <w:pPr>
      <w:spacing w:before="120" w:after="120"/>
      <w:ind w:left="709" w:firstLine="0"/>
      <w:jc w:val="center"/>
    </w:pPr>
  </w:style>
  <w:style w:type="paragraph" w:customStyle="1" w:styleId="MDPI3aequationnumber">
    <w:name w:val="MDPI_3.a_equation_number"/>
    <w:basedOn w:val="MDPI31text"/>
    <w:qFormat/>
    <w:rsid w:val="00B402AB"/>
    <w:pPr>
      <w:spacing w:before="120" w:after="120" w:line="240" w:lineRule="auto"/>
      <w:ind w:firstLine="0"/>
      <w:jc w:val="right"/>
    </w:pPr>
  </w:style>
  <w:style w:type="paragraph" w:customStyle="1" w:styleId="MDPI62Acknowledgments">
    <w:name w:val="MDPI_6.2_Acknowledgments"/>
    <w:qFormat/>
    <w:rsid w:val="00B402AB"/>
    <w:pPr>
      <w:adjustRightInd w:val="0"/>
      <w:snapToGrid w:val="0"/>
      <w:spacing w:before="120" w:line="20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B402AB"/>
    <w:pPr>
      <w:spacing w:before="240" w:after="120" w:line="260" w:lineRule="atLeast"/>
      <w:ind w:left="425" w:right="425"/>
    </w:pPr>
    <w:rPr>
      <w:snapToGrid/>
      <w:szCs w:val="22"/>
    </w:rPr>
  </w:style>
  <w:style w:type="paragraph" w:customStyle="1" w:styleId="MDPI42tablebody">
    <w:name w:val="MDPI_4.2_table_body"/>
    <w:qFormat/>
    <w:rsid w:val="00B865D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B402AB"/>
    <w:pPr>
      <w:spacing w:before="0"/>
      <w:ind w:left="0" w:right="0"/>
    </w:pPr>
  </w:style>
  <w:style w:type="paragraph" w:customStyle="1" w:styleId="MDPI51figurecaption">
    <w:name w:val="MDPI_5.1_figure_caption"/>
    <w:basedOn w:val="MDPI62Acknowledgments"/>
    <w:qFormat/>
    <w:rsid w:val="00B402AB"/>
    <w:pPr>
      <w:spacing w:after="240" w:line="260" w:lineRule="atLeast"/>
      <w:ind w:left="425" w:right="425"/>
    </w:pPr>
    <w:rPr>
      <w:snapToGrid/>
    </w:rPr>
  </w:style>
  <w:style w:type="paragraph" w:customStyle="1" w:styleId="MDPI52figure">
    <w:name w:val="MDPI_5.2_figure"/>
    <w:qFormat/>
    <w:rsid w:val="00B402AB"/>
    <w:pPr>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B402AB"/>
    <w:pPr>
      <w:spacing w:before="240"/>
    </w:pPr>
    <w:rPr>
      <w:lang w:eastAsia="en-US"/>
    </w:rPr>
  </w:style>
  <w:style w:type="paragraph" w:customStyle="1" w:styleId="MDPI63AuthorContributions">
    <w:name w:val="MDPI_6.3_AuthorContributions"/>
    <w:basedOn w:val="MDPI62Acknowledgments"/>
    <w:qFormat/>
    <w:rsid w:val="00B402AB"/>
    <w:rPr>
      <w:rFonts w:eastAsia="SimSun"/>
      <w:color w:val="auto"/>
      <w:lang w:eastAsia="en-US"/>
    </w:rPr>
  </w:style>
  <w:style w:type="paragraph" w:customStyle="1" w:styleId="MDPI64CoI">
    <w:name w:val="MDPI_6.4_CoI"/>
    <w:basedOn w:val="MDPI62Acknowledgments"/>
    <w:qFormat/>
    <w:rsid w:val="00B402AB"/>
  </w:style>
  <w:style w:type="paragraph" w:customStyle="1" w:styleId="MDPI81theorem">
    <w:name w:val="MDPI_8.1_theorem"/>
    <w:basedOn w:val="MDPI32textnoindent"/>
    <w:qFormat/>
    <w:rsid w:val="00B402AB"/>
    <w:rPr>
      <w:i/>
    </w:rPr>
  </w:style>
  <w:style w:type="paragraph" w:customStyle="1" w:styleId="MDPI82proof">
    <w:name w:val="MDPI_8.2_proof"/>
    <w:basedOn w:val="MDPI32textnoindent"/>
    <w:qFormat/>
    <w:rsid w:val="00B402AB"/>
  </w:style>
  <w:style w:type="paragraph" w:customStyle="1" w:styleId="MDPIfooterfirstpage">
    <w:name w:val="MDPI_footer_firstpage"/>
    <w:basedOn w:val="Normal"/>
    <w:qFormat/>
    <w:rsid w:val="00B402AB"/>
    <w:pPr>
      <w:tabs>
        <w:tab w:val="right" w:pos="8845"/>
      </w:tabs>
      <w:snapToGrid w:val="0"/>
      <w:spacing w:before="120" w:line="160" w:lineRule="exact"/>
      <w:jc w:val="left"/>
    </w:pPr>
    <w:rPr>
      <w:rFonts w:ascii="Palatino Linotype" w:hAnsi="Palatino Linotype"/>
      <w:sz w:val="16"/>
    </w:rPr>
  </w:style>
  <w:style w:type="paragraph" w:customStyle="1" w:styleId="MDPI31text">
    <w:name w:val="MDPI_3.1_text"/>
    <w:qFormat/>
    <w:rsid w:val="00B402AB"/>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B402AB"/>
    <w:pPr>
      <w:spacing w:before="240" w:after="120"/>
      <w:ind w:firstLine="0"/>
      <w:jc w:val="left"/>
      <w:outlineLvl w:val="2"/>
    </w:pPr>
  </w:style>
  <w:style w:type="paragraph" w:customStyle="1" w:styleId="MDPI21heading1">
    <w:name w:val="MDPI_2.1_heading1"/>
    <w:basedOn w:val="MDPI23heading3"/>
    <w:qFormat/>
    <w:rsid w:val="00B402AB"/>
    <w:pPr>
      <w:outlineLvl w:val="0"/>
    </w:pPr>
    <w:rPr>
      <w:b/>
    </w:rPr>
  </w:style>
  <w:style w:type="paragraph" w:customStyle="1" w:styleId="MDPI22heading2">
    <w:name w:val="MDPI_2.2_heading2"/>
    <w:basedOn w:val="Normal"/>
    <w:qFormat/>
    <w:rsid w:val="00B402AB"/>
    <w:pPr>
      <w:kinsoku w:val="0"/>
      <w:snapToGrid w:val="0"/>
      <w:spacing w:before="240" w:after="120" w:line="260" w:lineRule="atLeast"/>
      <w:jc w:val="left"/>
      <w:outlineLvl w:val="1"/>
    </w:pPr>
    <w:rPr>
      <w:rFonts w:ascii="Palatino Linotype" w:hAnsi="Palatino Linotype"/>
      <w:i/>
      <w:noProof/>
      <w:snapToGrid w:val="0"/>
      <w:szCs w:val="22"/>
      <w:lang w:bidi="en-US"/>
    </w:rPr>
  </w:style>
  <w:style w:type="paragraph" w:customStyle="1" w:styleId="MDPI71References">
    <w:name w:val="MDPI_7.1_References"/>
    <w:basedOn w:val="MDPI62Acknowledgments"/>
    <w:qFormat/>
    <w:rsid w:val="00B402AB"/>
    <w:pPr>
      <w:numPr>
        <w:numId w:val="3"/>
      </w:numPr>
      <w:spacing w:before="0" w:line="260" w:lineRule="atLeast"/>
      <w:ind w:left="425" w:hanging="425"/>
    </w:pPr>
  </w:style>
  <w:style w:type="paragraph" w:styleId="BalloonText">
    <w:name w:val="Balloon Text"/>
    <w:basedOn w:val="Normal"/>
    <w:link w:val="BalloonTextChar"/>
    <w:uiPriority w:val="99"/>
    <w:semiHidden/>
    <w:unhideWhenUsed/>
    <w:rsid w:val="00B402AB"/>
    <w:pPr>
      <w:spacing w:line="240" w:lineRule="auto"/>
    </w:pPr>
    <w:rPr>
      <w:sz w:val="18"/>
      <w:szCs w:val="18"/>
    </w:rPr>
  </w:style>
  <w:style w:type="character" w:customStyle="1" w:styleId="BalloonTextChar">
    <w:name w:val="Balloon Text Char"/>
    <w:link w:val="BalloonText"/>
    <w:uiPriority w:val="99"/>
    <w:semiHidden/>
    <w:rsid w:val="00B402AB"/>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emiHidden/>
    <w:unhideWhenUsed/>
    <w:rsid w:val="00B402AB"/>
  </w:style>
  <w:style w:type="table" w:customStyle="1" w:styleId="MDPI41threelinetable">
    <w:name w:val="MDPI_4.1_three_line_table"/>
    <w:basedOn w:val="TableNormal"/>
    <w:uiPriority w:val="99"/>
    <w:rsid w:val="00B865DB"/>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Light" w:hAnsi="Calibri Light"/>
        <w:b/>
        <w:i w:val="0"/>
        <w:sz w:val="20"/>
      </w:rPr>
      <w:tblPr/>
      <w:tcPr>
        <w:tcBorders>
          <w:bottom w:val="single" w:sz="4" w:space="0" w:color="auto"/>
        </w:tcBorders>
      </w:tcPr>
    </w:tblStylePr>
  </w:style>
  <w:style w:type="character" w:styleId="Hyperlink">
    <w:name w:val="Hyperlink"/>
    <w:uiPriority w:val="99"/>
    <w:unhideWhenUsed/>
    <w:rsid w:val="00AF511D"/>
    <w:rPr>
      <w:color w:val="0563C1"/>
      <w:u w:val="single"/>
    </w:rPr>
  </w:style>
  <w:style w:type="character" w:styleId="UnresolvedMention">
    <w:name w:val="Unresolved Mention"/>
    <w:uiPriority w:val="99"/>
    <w:semiHidden/>
    <w:unhideWhenUsed/>
    <w:rsid w:val="00FB62CB"/>
    <w:rPr>
      <w:color w:val="605E5C"/>
      <w:shd w:val="clear" w:color="auto" w:fill="E1DFDD"/>
    </w:rPr>
  </w:style>
  <w:style w:type="table" w:styleId="TableGrid">
    <w:name w:val="Table Grid"/>
    <w:basedOn w:val="TableNormal"/>
    <w:rsid w:val="00E84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847B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74PublishersNote">
    <w:name w:val="MDPI_7.4_Publisher'sNote"/>
    <w:qFormat/>
    <w:rsid w:val="009E18F7"/>
    <w:pPr>
      <w:adjustRightInd w:val="0"/>
      <w:snapToGrid w:val="0"/>
      <w:spacing w:before="240" w:after="240" w:line="200" w:lineRule="atLeast"/>
    </w:pPr>
    <w:rPr>
      <w:rFonts w:ascii="Palatino Linotype" w:hAnsi="Palatino Linotype"/>
      <w:sz w:val="18"/>
      <w:szCs w:val="22"/>
      <w:lang w:eastAsia="zh-CN"/>
    </w:rPr>
  </w:style>
  <w:style w:type="paragraph" w:customStyle="1" w:styleId="heading1">
    <w:name w:val="heading1"/>
    <w:basedOn w:val="Normal"/>
    <w:next w:val="Normal"/>
    <w:qFormat/>
    <w:rsid w:val="00161A5C"/>
    <w:pPr>
      <w:keepNext/>
      <w:keepLines/>
      <w:numPr>
        <w:numId w:val="5"/>
      </w:numPr>
      <w:suppressAutoHyphens/>
      <w:spacing w:before="360" w:after="240" w:line="300" w:lineRule="atLeast"/>
      <w:jc w:val="left"/>
      <w:outlineLvl w:val="0"/>
    </w:pPr>
    <w:rPr>
      <w:b/>
      <w:sz w:val="24"/>
    </w:rPr>
  </w:style>
  <w:style w:type="paragraph" w:customStyle="1" w:styleId="heading2">
    <w:name w:val="heading2"/>
    <w:basedOn w:val="Normal"/>
    <w:next w:val="Normal"/>
    <w:qFormat/>
    <w:rsid w:val="00161A5C"/>
    <w:pPr>
      <w:keepNext/>
      <w:keepLines/>
      <w:numPr>
        <w:ilvl w:val="1"/>
        <w:numId w:val="5"/>
      </w:numPr>
      <w:suppressAutoHyphens/>
      <w:spacing w:before="360" w:after="160"/>
      <w:jc w:val="left"/>
      <w:outlineLvl w:val="1"/>
    </w:pPr>
    <w:rPr>
      <w:b/>
    </w:rPr>
  </w:style>
  <w:style w:type="numbering" w:customStyle="1" w:styleId="headings">
    <w:name w:val="headings"/>
    <w:basedOn w:val="NoList"/>
    <w:rsid w:val="00161A5C"/>
    <w:pPr>
      <w:numPr>
        <w:numId w:val="6"/>
      </w:numPr>
    </w:pPr>
  </w:style>
  <w:style w:type="paragraph" w:customStyle="1" w:styleId="p1a">
    <w:name w:val="p1a"/>
    <w:basedOn w:val="Normal"/>
    <w:next w:val="Normal"/>
    <w:rsid w:val="00F90C35"/>
    <w:pPr>
      <w:ind w:firstLine="0"/>
      <w:textAlignment w:val="auto"/>
    </w:pPr>
  </w:style>
  <w:style w:type="table" w:customStyle="1" w:styleId="ListTable1Light-Accent21">
    <w:name w:val="List Table 1 Light - Accent 21"/>
    <w:basedOn w:val="TableNormal"/>
    <w:uiPriority w:val="46"/>
    <w:rsid w:val="00A03308"/>
    <w:rPr>
      <w:rFonts w:ascii="Times New Roman" w:eastAsia="Times New Roman" w:hAnsi="Times New Roman"/>
      <w:lang w:eastAsia="en-US"/>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Revision">
    <w:name w:val="Revision"/>
    <w:hidden/>
    <w:uiPriority w:val="99"/>
    <w:semiHidden/>
    <w:rsid w:val="00407EE8"/>
    <w:rPr>
      <w:rFonts w:ascii="Times New Roman" w:eastAsia="Times New Roman" w:hAnsi="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680999">
      <w:bodyDiv w:val="1"/>
      <w:marLeft w:val="0"/>
      <w:marRight w:val="0"/>
      <w:marTop w:val="0"/>
      <w:marBottom w:val="0"/>
      <w:divBdr>
        <w:top w:val="none" w:sz="0" w:space="0" w:color="auto"/>
        <w:left w:val="none" w:sz="0" w:space="0" w:color="auto"/>
        <w:bottom w:val="none" w:sz="0" w:space="0" w:color="auto"/>
        <w:right w:val="none" w:sz="0" w:space="0" w:color="auto"/>
      </w:divBdr>
    </w:div>
    <w:div w:id="796414461">
      <w:bodyDiv w:val="1"/>
      <w:marLeft w:val="0"/>
      <w:marRight w:val="0"/>
      <w:marTop w:val="0"/>
      <w:marBottom w:val="0"/>
      <w:divBdr>
        <w:top w:val="none" w:sz="0" w:space="0" w:color="auto"/>
        <w:left w:val="none" w:sz="0" w:space="0" w:color="auto"/>
        <w:bottom w:val="none" w:sz="0" w:space="0" w:color="auto"/>
        <w:right w:val="none" w:sz="0" w:space="0" w:color="auto"/>
      </w:divBdr>
    </w:div>
    <w:div w:id="113891270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header" Target="header2.xml"/><Relationship Id="rId27" Type="http://schemas.microsoft.com/office/2011/relationships/people" Target="people.xml"/></Relationships>
</file>

<file path=word/_rels/header3.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0.pn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20Tan\Downloads\energi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6A948-59E3-40F5-9C18-9C8FBD6C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energies-template.dot</Template>
  <TotalTime>1401</TotalTime>
  <Pages>13</Pages>
  <Words>10179</Words>
  <Characters>58025</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68068</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dc:creator>
  <cp:keywords/>
  <dc:description/>
  <cp:lastModifiedBy>Mr Tan</cp:lastModifiedBy>
  <cp:revision>497</cp:revision>
  <dcterms:created xsi:type="dcterms:W3CDTF">2020-10-22T02:16:00Z</dcterms:created>
  <dcterms:modified xsi:type="dcterms:W3CDTF">2020-12-02T07:00:00Z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51c9fa77-0527-3945-9de6-df4b72683011</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